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9188" w14:textId="7864F1B5" w:rsidR="009C69F6" w:rsidRPr="00432DD0" w:rsidRDefault="009C69F6" w:rsidP="009C69F6">
      <w:pPr>
        <w:pStyle w:val="NormalWeb"/>
        <w:ind w:firstLine="720"/>
        <w:rPr>
          <w:lang w:val="en-US"/>
          <w:rPrChange w:id="0" w:author="ten Brink, Maia I." w:date="2026-03-19T20:46:00Z" w16du:dateUtc="2026-03-20T00:46:00Z">
            <w:rPr/>
          </w:rPrChange>
        </w:rPr>
      </w:pPr>
      <w:r>
        <w:t xml:space="preserve">The dataset comprised </w:t>
      </w:r>
      <w:r w:rsidRPr="004B06E8">
        <w:rPr>
          <w:highlight w:val="yellow"/>
          <w:lang w:val="en-US"/>
          <w:rPrChange w:id="1" w:author="ten Brink, Maia I." w:date="2026-03-19T21:36:00Z" w16du:dateUtc="2026-03-20T01:36:00Z">
            <w:rPr>
              <w:lang w:val="en-US"/>
            </w:rPr>
          </w:rPrChange>
        </w:rPr>
        <w:t>XXX</w:t>
      </w:r>
      <w:r>
        <w:rPr>
          <w:lang w:val="en-US"/>
        </w:rPr>
        <w:t xml:space="preserve"> </w:t>
      </w:r>
      <w:del w:id="2" w:author="ten Brink, Maia I." w:date="2026-03-19T20:36:00Z" w16du:dateUtc="2026-03-20T00:36:00Z">
        <w:r w:rsidDel="008D3C9D">
          <w:rPr>
            <w:rFonts w:hint="eastAsia"/>
          </w:rPr>
          <w:delText>m</w:delText>
        </w:r>
        <w:r w:rsidDel="008D3C9D">
          <w:delText xml:space="preserve">anually entered </w:delText>
        </w:r>
      </w:del>
      <w:r>
        <w:t>sleep diary records from approximately 10,000 participants, including self-reported sleep onset latency (SOL), wake after sleep onset (WASO), time in bed, sleep time, final awakening</w:t>
      </w:r>
      <w:r w:rsidR="00885027">
        <w:rPr>
          <w:lang w:val="en-US"/>
        </w:rPr>
        <w:t xml:space="preserve"> time</w:t>
      </w:r>
      <w:r>
        <w:t>, and time</w:t>
      </w:r>
      <w:r w:rsidR="005D480E">
        <w:rPr>
          <w:lang w:val="en-US"/>
        </w:rPr>
        <w:t xml:space="preserve"> they got out of bed</w:t>
      </w:r>
      <w:ins w:id="3" w:author="ten Brink, Maia I." w:date="2026-03-19T20:35:00Z" w16du:dateUtc="2026-03-20T00:35:00Z">
        <w:r w:rsidR="00133258">
          <w:rPr>
            <w:lang w:val="en-US"/>
          </w:rPr>
          <w:t xml:space="preserve"> entered as free text responses</w:t>
        </w:r>
      </w:ins>
      <w:r>
        <w:t xml:space="preserve">. To ensure </w:t>
      </w:r>
      <w:del w:id="4" w:author="ten Brink, Maia I." w:date="2026-03-19T20:36:00Z" w16du:dateUtc="2026-03-20T00:36:00Z">
        <w:r w:rsidDel="006E712D">
          <w:delText xml:space="preserve">analytical </w:delText>
        </w:r>
      </w:del>
      <w:ins w:id="5" w:author="ten Brink, Maia I." w:date="2026-03-19T20:36:00Z" w16du:dateUtc="2026-03-20T00:36:00Z">
        <w:r w:rsidR="006E712D">
          <w:rPr>
            <w:lang w:val="en-US"/>
          </w:rPr>
          <w:t>data</w:t>
        </w:r>
        <w:r w:rsidR="006E712D">
          <w:t xml:space="preserve"> </w:t>
        </w:r>
      </w:ins>
      <w:r>
        <w:t xml:space="preserve">validity, we implemented a structured, auditable correction pipeline addressing timestamp formatting, </w:t>
      </w:r>
      <w:r w:rsidR="00CA45DE">
        <w:rPr>
          <w:lang w:val="en-US"/>
        </w:rPr>
        <w:t>internal</w:t>
      </w:r>
      <w:r>
        <w:t xml:space="preserve"> consistency, and derived sleep metrics.</w:t>
      </w:r>
      <w:ins w:id="6" w:author="ten Brink, Maia I." w:date="2026-03-19T20:46:00Z" w16du:dateUtc="2026-03-20T00:46:00Z">
        <w:r w:rsidR="00432DD0">
          <w:rPr>
            <w:lang w:val="en-US"/>
          </w:rPr>
          <w:t xml:space="preserve"> This pipeline involved </w:t>
        </w:r>
      </w:ins>
      <w:ins w:id="7" w:author="ten Brink, Maia I." w:date="2026-03-19T20:47:00Z" w16du:dateUtc="2026-03-20T00:47:00Z">
        <w:r w:rsidR="00432DD0">
          <w:rPr>
            <w:lang w:val="en-US"/>
          </w:rPr>
          <w:t xml:space="preserve">three </w:t>
        </w:r>
      </w:ins>
      <w:ins w:id="8" w:author="ten Brink, Maia I." w:date="2026-03-19T20:48:00Z" w16du:dateUtc="2026-03-20T00:48:00Z">
        <w:r w:rsidR="00F14BF1">
          <w:rPr>
            <w:lang w:val="en-US"/>
          </w:rPr>
          <w:t>stages:</w:t>
        </w:r>
      </w:ins>
    </w:p>
    <w:p w14:paraId="56E9324F" w14:textId="43BBA039" w:rsidR="002F6AE9" w:rsidRDefault="002F6AE9" w:rsidP="002F6AE9">
      <w:pPr>
        <w:pStyle w:val="NormalWeb"/>
        <w:ind w:firstLine="720"/>
      </w:pPr>
      <w:r>
        <w:rPr>
          <w:rStyle w:val="Strong"/>
          <w:rFonts w:eastAsiaTheme="majorEastAsia"/>
        </w:rPr>
        <w:t>Timestamp Standardization and Interval Processing.</w:t>
      </w:r>
      <w:r>
        <w:t xml:space="preserve"> All </w:t>
      </w:r>
      <w:ins w:id="9" w:author="ten Brink, Maia I." w:date="2026-03-19T20:38:00Z" w16du:dateUtc="2026-03-20T00:38:00Z">
        <w:r w:rsidR="00584E0B">
          <w:rPr>
            <w:lang w:val="en-US"/>
          </w:rPr>
          <w:t>text-en</w:t>
        </w:r>
        <w:r w:rsidR="00304336">
          <w:rPr>
            <w:lang w:val="en-US"/>
          </w:rPr>
          <w:t xml:space="preserve">tered </w:t>
        </w:r>
      </w:ins>
      <w:r>
        <w:t>timestamps</w:t>
      </w:r>
      <w:ins w:id="10" w:author="ten Brink, Maia I." w:date="2026-03-19T20:38:00Z" w16du:dateUtc="2026-03-20T00:38:00Z">
        <w:r w:rsidR="00304336">
          <w:rPr>
            <w:lang w:val="en-US"/>
          </w:rPr>
          <w:t xml:space="preserve"> and time </w:t>
        </w:r>
      </w:ins>
      <w:ins w:id="11" w:author="ten Brink, Maia I." w:date="2026-03-19T20:40:00Z" w16du:dateUtc="2026-03-20T00:40:00Z">
        <w:r w:rsidR="00A42147">
          <w:rPr>
            <w:lang w:val="en-US"/>
          </w:rPr>
          <w:t>duration</w:t>
        </w:r>
      </w:ins>
      <w:r>
        <w:t xml:space="preserve"> </w:t>
      </w:r>
      <w:ins w:id="12" w:author="ten Brink, Maia I." w:date="2026-03-19T20:42:00Z" w16du:dateUtc="2026-03-20T00:42:00Z">
        <w:r w:rsidR="00974CA5">
          <w:t xml:space="preserve">(SOL, WASO) </w:t>
        </w:r>
      </w:ins>
      <w:r>
        <w:t xml:space="preserve">were </w:t>
      </w:r>
      <w:del w:id="13" w:author="ten Brink, Maia I." w:date="2026-03-19T20:38:00Z" w16du:dateUtc="2026-03-20T00:38:00Z">
        <w:r w:rsidDel="00584E0B">
          <w:delText xml:space="preserve">coerced </w:delText>
        </w:r>
      </w:del>
      <w:ins w:id="14" w:author="ten Brink, Maia I." w:date="2026-03-19T20:38:00Z" w16du:dateUtc="2026-03-20T00:38:00Z">
        <w:r w:rsidR="00584E0B">
          <w:rPr>
            <w:lang w:val="en-US"/>
          </w:rPr>
          <w:t>reformatted</w:t>
        </w:r>
        <w:r w:rsidR="00584E0B">
          <w:t xml:space="preserve"> </w:t>
        </w:r>
      </w:ins>
      <w:r>
        <w:t xml:space="preserve">into a uniform </w:t>
      </w:r>
      <w:del w:id="15" w:author="ten Brink, Maia I." w:date="2026-03-19T20:39:00Z" w16du:dateUtc="2026-03-20T00:39:00Z">
        <w:r w:rsidDel="00304336">
          <w:delText>“HH:MM”</w:delText>
        </w:r>
      </w:del>
      <w:ins w:id="16" w:author="ten Brink, Maia I." w:date="2026-03-19T20:39:00Z" w16du:dateUtc="2026-03-20T00:39:00Z">
        <w:r w:rsidR="00304336">
          <w:rPr>
            <w:lang w:val="en-US"/>
          </w:rPr>
          <w:t>time</w:t>
        </w:r>
      </w:ins>
      <w:r>
        <w:t xml:space="preserve"> </w:t>
      </w:r>
      <w:del w:id="17" w:author="ten Brink, Maia I." w:date="2026-03-19T20:38:00Z" w16du:dateUtc="2026-03-20T00:38:00Z">
        <w:r w:rsidDel="00584E0B">
          <w:delText xml:space="preserve">character </w:delText>
        </w:r>
      </w:del>
      <w:r>
        <w:t xml:space="preserve">format with </w:t>
      </w:r>
      <w:del w:id="18" w:author="ten Brink, Maia I." w:date="2026-03-19T20:39:00Z" w16du:dateUtc="2026-03-20T00:39:00Z">
        <w:r w:rsidDel="00304336">
          <w:delText>delimiter normalization and</w:delText>
        </w:r>
      </w:del>
      <w:ins w:id="19" w:author="ten Brink, Maia I." w:date="2026-03-19T20:39:00Z" w16du:dateUtc="2026-03-20T00:39:00Z">
        <w:r w:rsidR="00304336">
          <w:rPr>
            <w:lang w:val="en-US"/>
          </w:rPr>
          <w:t>checking</w:t>
        </w:r>
      </w:ins>
      <w:r>
        <w:t xml:space="preserve"> </w:t>
      </w:r>
      <w:del w:id="20" w:author="ten Brink, Maia I." w:date="2026-03-19T20:39:00Z" w16du:dateUtc="2026-03-20T00:39:00Z">
        <w:r w:rsidDel="00304336">
          <w:delText xml:space="preserve">explicit type control to </w:delText>
        </w:r>
      </w:del>
      <w:r>
        <w:t xml:space="preserve">prevent silent coercion errors. AM/PM </w:t>
      </w:r>
      <w:ins w:id="21" w:author="ten Brink, Maia I." w:date="2026-03-19T20:39:00Z" w16du:dateUtc="2026-03-20T00:39:00Z">
        <w:r w:rsidR="00304336">
          <w:rPr>
            <w:lang w:val="en-US"/>
          </w:rPr>
          <w:t xml:space="preserve">mis-entries </w:t>
        </w:r>
      </w:ins>
      <w:r>
        <w:t xml:space="preserve">inconsistencies were corrected </w:t>
      </w:r>
      <w:del w:id="22" w:author="ten Brink, Maia I." w:date="2026-03-19T20:40:00Z" w16du:dateUtc="2026-03-20T00:40:00Z">
        <w:r w:rsidDel="00304336">
          <w:delText>through hour–minute extraction and</w:delText>
        </w:r>
      </w:del>
      <w:ins w:id="23" w:author="ten Brink, Maia I." w:date="2026-03-19T20:40:00Z" w16du:dateUtc="2026-03-20T00:40:00Z">
        <w:r w:rsidR="00304336">
          <w:rPr>
            <w:lang w:val="en-US"/>
          </w:rPr>
          <w:t>with</w:t>
        </w:r>
      </w:ins>
      <w:r>
        <w:t xml:space="preserve"> conditional</w:t>
      </w:r>
      <w:ins w:id="24" w:author="ten Brink, Maia I." w:date="2026-03-19T20:40:00Z" w16du:dateUtc="2026-03-20T00:40:00Z">
        <w:r w:rsidR="00304336">
          <w:rPr>
            <w:lang w:val="en-US"/>
          </w:rPr>
          <w:t xml:space="preserve"> logic and</w:t>
        </w:r>
      </w:ins>
      <w:r>
        <w:t xml:space="preserve"> 12-hour adjustments, with special handling of near-midnight entries (bedtime, sleep time)</w:t>
      </w:r>
      <w:ins w:id="25" w:author="ten Brink, Maia I." w:date="2026-03-19T20:40:00Z" w16du:dateUtc="2026-03-20T00:40:00Z">
        <w:r w:rsidR="00304336">
          <w:rPr>
            <w:lang w:val="en-US"/>
          </w:rPr>
          <w:t>, where mistakes were frequent</w:t>
        </w:r>
      </w:ins>
      <w:r>
        <w:t xml:space="preserve">. Duration variables (SOL, WASO) were processed using a </w:t>
      </w:r>
      <w:ins w:id="26" w:author="ten Brink, Maia I." w:date="2026-03-19T20:42:00Z" w16du:dateUtc="2026-03-20T00:42:00Z">
        <w:r w:rsidR="00DF5EB9">
          <w:rPr>
            <w:lang w:val="en-US"/>
          </w:rPr>
          <w:t>custom</w:t>
        </w:r>
      </w:ins>
      <w:ins w:id="27" w:author="ten Brink, Maia I." w:date="2026-03-19T20:43:00Z" w16du:dateUtc="2026-03-20T00:43:00Z">
        <w:r w:rsidR="00DF5EB9">
          <w:rPr>
            <w:lang w:val="en-US"/>
          </w:rPr>
          <w:t xml:space="preserve"> </w:t>
        </w:r>
      </w:ins>
      <w:r>
        <w:t xml:space="preserve">hierarchical decision-tree function that (1) excluded invalid strings, (2) standardized </w:t>
      </w:r>
      <w:del w:id="28" w:author="ten Brink, Maia I." w:date="2026-03-19T20:43:00Z" w16du:dateUtc="2026-03-20T00:43:00Z">
        <w:r w:rsidDel="00DF5EB9">
          <w:delText xml:space="preserve">malformed </w:delText>
        </w:r>
      </w:del>
      <w:ins w:id="29" w:author="ten Brink, Maia I." w:date="2026-03-19T20:43:00Z" w16du:dateUtc="2026-03-20T00:43:00Z">
        <w:r w:rsidR="00DF5EB9">
          <w:rPr>
            <w:lang w:val="en-US"/>
          </w:rPr>
          <w:t xml:space="preserve">incorrect timestamp </w:t>
        </w:r>
      </w:ins>
      <w:r>
        <w:t xml:space="preserve">formats </w:t>
      </w:r>
      <w:del w:id="30" w:author="ten Brink, Maia I." w:date="2026-03-19T20:43:00Z" w16du:dateUtc="2026-03-20T00:43:00Z">
        <w:r w:rsidDel="00EB14F4">
          <w:delText>via colon</w:delText>
        </w:r>
      </w:del>
      <w:ins w:id="31" w:author="ten Brink, Maia I." w:date="2026-03-19T20:43:00Z" w16du:dateUtc="2026-03-20T00:43:00Z">
        <w:r w:rsidR="00EB14F4">
          <w:rPr>
            <w:lang w:val="en-US"/>
          </w:rPr>
          <w:t>(e.g.,</w:t>
        </w:r>
      </w:ins>
      <w:r>
        <w:t xml:space="preserve"> insertion or relocation</w:t>
      </w:r>
      <w:ins w:id="32" w:author="ten Brink, Maia I." w:date="2026-03-19T20:43:00Z" w16du:dateUtc="2026-03-20T00:43:00Z">
        <w:r w:rsidR="00EB14F4">
          <w:rPr>
            <w:lang w:val="en-US"/>
          </w:rPr>
          <w:t xml:space="preserve"> of colon </w:t>
        </w:r>
      </w:ins>
      <w:ins w:id="33" w:author="ten Brink, Maia I." w:date="2026-03-19T20:44:00Z" w16du:dateUtc="2026-03-20T00:44:00Z">
        <w:r w:rsidR="00EB14F4">
          <w:rPr>
            <w:lang w:val="en-US"/>
          </w:rPr>
          <w:t>relative to hours minutes)</w:t>
        </w:r>
      </w:ins>
      <w:del w:id="34" w:author="ten Brink, Maia I." w:date="2026-03-19T20:43:00Z" w16du:dateUtc="2026-03-20T00:43:00Z">
        <w:r w:rsidDel="00DF5EB9">
          <w:delText xml:space="preserve"> rules</w:delText>
        </w:r>
      </w:del>
      <w:r>
        <w:t xml:space="preserve">, and (3) converted corrected </w:t>
      </w:r>
      <w:ins w:id="35" w:author="ten Brink, Maia I." w:date="2026-03-19T20:44:00Z" w16du:dateUtc="2026-03-20T00:44:00Z">
        <w:r w:rsidR="00374907">
          <w:rPr>
            <w:lang w:val="en-US"/>
          </w:rPr>
          <w:t xml:space="preserve">timestamps </w:t>
        </w:r>
      </w:ins>
      <w:del w:id="36" w:author="ten Brink, Maia I." w:date="2026-03-19T20:44:00Z" w16du:dateUtc="2026-03-20T00:44:00Z">
        <w:r w:rsidDel="00374907">
          <w:delText xml:space="preserve">strings </w:delText>
        </w:r>
      </w:del>
      <w:r>
        <w:t>into total minutes</w:t>
      </w:r>
      <w:ins w:id="37" w:author="ten Brink, Maia I." w:date="2026-03-19T20:45:00Z" w16du:dateUtc="2026-03-20T00:45:00Z">
        <w:r w:rsidR="00374907">
          <w:rPr>
            <w:lang w:val="en-US"/>
          </w:rPr>
          <w:t xml:space="preserve"> for duration responses (SOL, WASO)</w:t>
        </w:r>
      </w:ins>
      <w:r>
        <w:t xml:space="preserve">. </w:t>
      </w:r>
      <w:ins w:id="38" w:author="ten Brink, Maia I." w:date="2026-03-19T20:45:00Z" w16du:dateUtc="2026-03-20T00:45:00Z">
        <w:r w:rsidR="00F137CB">
          <w:rPr>
            <w:lang w:val="en-US"/>
          </w:rPr>
          <w:t>At e</w:t>
        </w:r>
      </w:ins>
      <w:del w:id="39" w:author="ten Brink, Maia I." w:date="2026-03-19T20:45:00Z" w16du:dateUtc="2026-03-20T00:45:00Z">
        <w:r w:rsidDel="00F137CB">
          <w:delText>E</w:delText>
        </w:r>
      </w:del>
      <w:r>
        <w:t xml:space="preserve">ach </w:t>
      </w:r>
      <w:del w:id="40" w:author="ten Brink, Maia I." w:date="2026-03-19T20:45:00Z" w16du:dateUtc="2026-03-20T00:45:00Z">
        <w:r w:rsidDel="00F137CB">
          <w:delText xml:space="preserve">transformation </w:delText>
        </w:r>
      </w:del>
      <w:ins w:id="41" w:author="ten Brink, Maia I." w:date="2026-03-19T20:45:00Z" w16du:dateUtc="2026-03-20T00:45:00Z">
        <w:r w:rsidR="00F137CB">
          <w:rPr>
            <w:lang w:val="en-US"/>
          </w:rPr>
          <w:t>step, we</w:t>
        </w:r>
        <w:r w:rsidR="00F137CB">
          <w:t xml:space="preserve"> </w:t>
        </w:r>
      </w:ins>
      <w:del w:id="42" w:author="ten Brink, Maia I." w:date="2026-03-19T20:46:00Z" w16du:dateUtc="2026-03-20T00:46:00Z">
        <w:r w:rsidDel="00BA0979">
          <w:delText xml:space="preserve">generated audit variables </w:delText>
        </w:r>
      </w:del>
      <w:r>
        <w:t>document</w:t>
      </w:r>
      <w:ins w:id="43" w:author="ten Brink, Maia I." w:date="2026-03-19T20:46:00Z" w16du:dateUtc="2026-03-20T00:46:00Z">
        <w:r w:rsidR="00BA0979">
          <w:rPr>
            <w:lang w:val="en-US"/>
          </w:rPr>
          <w:t>ed</w:t>
        </w:r>
      </w:ins>
      <w:del w:id="44" w:author="ten Brink, Maia I." w:date="2026-03-19T20:45:00Z" w16du:dateUtc="2026-03-20T00:45:00Z">
        <w:r w:rsidDel="00F137CB">
          <w:delText>ing</w:delText>
        </w:r>
      </w:del>
      <w:r>
        <w:t xml:space="preserve"> numeric output, correction history, and manual-review flags</w:t>
      </w:r>
      <w:ins w:id="45" w:author="ten Brink, Maia I." w:date="2026-03-19T20:46:00Z" w16du:dateUtc="2026-03-20T00:46:00Z">
        <w:r w:rsidR="00F137CB">
          <w:rPr>
            <w:lang w:val="en-US"/>
          </w:rPr>
          <w:t xml:space="preserve"> for </w:t>
        </w:r>
        <w:r w:rsidR="00BA0979">
          <w:rPr>
            <w:lang w:val="en-US"/>
          </w:rPr>
          <w:t>human auditing of corrections</w:t>
        </w:r>
      </w:ins>
      <w:r>
        <w:t>.</w:t>
      </w:r>
    </w:p>
    <w:p w14:paraId="1C7C8DE5" w14:textId="7F317A56" w:rsidR="00B04EA2" w:rsidRPr="00A01EC0" w:rsidRDefault="004F118D" w:rsidP="00B04EA2">
      <w:pPr>
        <w:pStyle w:val="NormalWeb"/>
        <w:ind w:firstLine="720"/>
        <w:rPr>
          <w:lang w:val="en-US"/>
        </w:rPr>
      </w:pPr>
      <w:ins w:id="46" w:author="ten Brink, Maia I." w:date="2026-03-19T20:49:00Z" w16du:dateUtc="2026-03-20T00:49:00Z">
        <w:r>
          <w:rPr>
            <w:rStyle w:val="Strong"/>
            <w:rFonts w:eastAsiaTheme="majorEastAsia"/>
            <w:lang w:val="en-US"/>
          </w:rPr>
          <w:t xml:space="preserve">Processing and </w:t>
        </w:r>
      </w:ins>
      <w:del w:id="47" w:author="ten Brink, Maia I." w:date="2026-03-19T20:49:00Z" w16du:dateUtc="2026-03-20T00:49:00Z">
        <w:r w:rsidR="002F6AE9" w:rsidDel="001475F0">
          <w:rPr>
            <w:rStyle w:val="Strong"/>
            <w:rFonts w:eastAsiaTheme="majorEastAsia"/>
          </w:rPr>
          <w:delText>Automated Sequence Normalization</w:delText>
        </w:r>
      </w:del>
      <w:ins w:id="48" w:author="ten Brink, Maia I." w:date="2026-03-19T20:49:00Z" w16du:dateUtc="2026-03-20T00:49:00Z">
        <w:r w:rsidR="001475F0">
          <w:rPr>
            <w:rStyle w:val="Strong"/>
            <w:rFonts w:eastAsiaTheme="majorEastAsia"/>
            <w:lang w:val="en-US"/>
          </w:rPr>
          <w:t>Correction</w:t>
        </w:r>
        <w:r>
          <w:rPr>
            <w:rStyle w:val="Strong"/>
            <w:rFonts w:eastAsiaTheme="majorEastAsia"/>
            <w:lang w:val="en-US"/>
          </w:rPr>
          <w:t xml:space="preserve"> of Timestamp Sequence</w:t>
        </w:r>
      </w:ins>
      <w:r w:rsidR="002F6AE9">
        <w:rPr>
          <w:rStyle w:val="Strong"/>
          <w:rFonts w:eastAsiaTheme="majorEastAsia"/>
        </w:rPr>
        <w:t>.</w:t>
      </w:r>
      <w:r w:rsidR="002F6AE9">
        <w:t xml:space="preserve"> </w:t>
      </w:r>
      <w:ins w:id="49" w:author="ten Brink, Maia I." w:date="2026-03-19T20:49:00Z" w16du:dateUtc="2026-03-20T00:49:00Z">
        <w:r>
          <w:rPr>
            <w:lang w:val="en-US"/>
          </w:rPr>
          <w:t>Since participants occasio</w:t>
        </w:r>
      </w:ins>
      <w:ins w:id="50" w:author="ten Brink, Maia I." w:date="2026-03-19T20:50:00Z" w16du:dateUtc="2026-03-20T00:50:00Z">
        <w:r>
          <w:rPr>
            <w:lang w:val="en-US"/>
          </w:rPr>
          <w:t>nally entered t</w:t>
        </w:r>
        <w:r w:rsidR="00117335">
          <w:rPr>
            <w:lang w:val="en-US"/>
          </w:rPr>
          <w:t xml:space="preserve">imestamps in the incorrect order (e.g., swapping </w:t>
        </w:r>
      </w:ins>
      <w:ins w:id="51" w:author="ten Brink, Maia I." w:date="2026-03-19T20:51:00Z" w16du:dateUtc="2026-03-20T00:51:00Z">
        <w:r w:rsidR="00330E02">
          <w:rPr>
            <w:lang w:val="en-US"/>
          </w:rPr>
          <w:t>time in bed</w:t>
        </w:r>
      </w:ins>
      <w:ins w:id="52" w:author="ten Brink, Maia I." w:date="2026-03-19T20:50:00Z" w16du:dateUtc="2026-03-20T00:50:00Z">
        <w:r w:rsidR="00117335">
          <w:rPr>
            <w:lang w:val="en-US"/>
          </w:rPr>
          <w:t xml:space="preserve"> and </w:t>
        </w:r>
      </w:ins>
      <w:ins w:id="53" w:author="ten Brink, Maia I." w:date="2026-03-19T20:52:00Z" w16du:dateUtc="2026-03-20T00:52:00Z">
        <w:r w:rsidR="00B90A9E">
          <w:rPr>
            <w:lang w:val="en-US"/>
          </w:rPr>
          <w:t>sleep time</w:t>
        </w:r>
      </w:ins>
      <w:ins w:id="54" w:author="ten Brink, Maia I." w:date="2026-03-19T20:50:00Z" w16du:dateUtc="2026-03-20T00:50:00Z">
        <w:r w:rsidR="00117335">
          <w:rPr>
            <w:lang w:val="en-US"/>
          </w:rPr>
          <w:t>), c</w:t>
        </w:r>
      </w:ins>
      <w:del w:id="55" w:author="ten Brink, Maia I." w:date="2026-03-19T20:50:00Z" w16du:dateUtc="2026-03-20T00:50:00Z">
        <w:r w:rsidR="002F6AE9" w:rsidDel="00117335">
          <w:delText>C</w:delText>
        </w:r>
      </w:del>
      <w:r w:rsidR="002F6AE9">
        <w:t xml:space="preserve">hronological </w:t>
      </w:r>
      <w:del w:id="56" w:author="ten Brink, Maia I." w:date="2026-03-19T20:51:00Z" w16du:dateUtc="2026-03-20T00:51:00Z">
        <w:r w:rsidR="002F6AE9" w:rsidDel="00330E02">
          <w:delText xml:space="preserve">integrity </w:delText>
        </w:r>
      </w:del>
      <w:ins w:id="57" w:author="ten Brink, Maia I." w:date="2026-03-19T20:51:00Z" w16du:dateUtc="2026-03-20T00:51:00Z">
        <w:r w:rsidR="00330E02">
          <w:rPr>
            <w:lang w:val="en-US"/>
          </w:rPr>
          <w:t>sequence</w:t>
        </w:r>
        <w:r w:rsidR="00330E02">
          <w:t xml:space="preserve"> </w:t>
        </w:r>
      </w:ins>
      <w:r w:rsidR="002F6AE9">
        <w:t xml:space="preserve">across </w:t>
      </w:r>
      <w:del w:id="58" w:author="ten Brink, Maia I." w:date="2026-03-19T20:52:00Z" w16du:dateUtc="2026-03-20T00:52:00Z">
        <w:r w:rsidR="002F6AE9" w:rsidDel="00B90A9E">
          <w:delText>bedtime</w:delText>
        </w:r>
      </w:del>
      <w:ins w:id="59" w:author="ten Brink, Maia I." w:date="2026-03-19T20:52:00Z" w16du:dateUtc="2026-03-20T00:52:00Z">
        <w:r w:rsidR="00B90A9E">
          <w:rPr>
            <w:lang w:val="en-US"/>
          </w:rPr>
          <w:t>time in bed</w:t>
        </w:r>
      </w:ins>
      <w:r w:rsidR="002F6AE9">
        <w:t>, sleep</w:t>
      </w:r>
      <w:ins w:id="60" w:author="ten Brink, Maia I." w:date="2026-03-19T20:52:00Z" w16du:dateUtc="2026-03-20T00:52:00Z">
        <w:r w:rsidR="00B90A9E">
          <w:rPr>
            <w:lang w:val="en-US"/>
          </w:rPr>
          <w:t xml:space="preserve"> time</w:t>
        </w:r>
      </w:ins>
      <w:r w:rsidR="002F6AE9">
        <w:t xml:space="preserve">, </w:t>
      </w:r>
      <w:del w:id="61" w:author="ten Brink, Maia I." w:date="2026-03-19T20:52:00Z" w16du:dateUtc="2026-03-20T00:52:00Z">
        <w:r w:rsidR="002F6AE9" w:rsidDel="00B90A9E">
          <w:delText>awakening, and get-up times</w:delText>
        </w:r>
      </w:del>
      <w:ins w:id="62" w:author="ten Brink, Maia I." w:date="2026-03-19T20:52:00Z" w16du:dateUtc="2026-03-20T00:52:00Z">
        <w:r w:rsidR="00B90A9E">
          <w:rPr>
            <w:lang w:val="en-US"/>
          </w:rPr>
          <w:t>final awakening time, and time out of bed</w:t>
        </w:r>
      </w:ins>
      <w:r w:rsidR="002F6AE9">
        <w:t xml:space="preserve"> was enforced using a two-</w:t>
      </w:r>
      <w:del w:id="63" w:author="ten Brink, Maia I." w:date="2026-03-19T20:53:00Z" w16du:dateUtc="2026-03-20T00:53:00Z">
        <w:r w:rsidR="002F6AE9" w:rsidDel="00B90A9E">
          <w:delText xml:space="preserve">stage </w:delText>
        </w:r>
      </w:del>
      <w:ins w:id="64" w:author="ten Brink, Maia I." w:date="2026-03-19T20:53:00Z" w16du:dateUtc="2026-03-20T00:53:00Z">
        <w:r w:rsidR="00B90A9E">
          <w:rPr>
            <w:lang w:val="en-US"/>
          </w:rPr>
          <w:t>step</w:t>
        </w:r>
        <w:r w:rsidR="00B90A9E">
          <w:t xml:space="preserve"> </w:t>
        </w:r>
      </w:ins>
      <w:r w:rsidR="002F6AE9">
        <w:t xml:space="preserve">algorithm operating on complete cases only. </w:t>
      </w:r>
      <w:del w:id="65" w:author="ten Brink, Maia I." w:date="2026-03-19T20:48:00Z" w16du:dateUtc="2026-03-20T00:48:00Z">
        <w:r w:rsidR="002F6AE9" w:rsidDel="00F14BF1">
          <w:delText xml:space="preserve">Stage </w:delText>
        </w:r>
      </w:del>
      <w:ins w:id="66" w:author="ten Brink, Maia I." w:date="2026-03-19T20:48:00Z" w16du:dateUtc="2026-03-20T00:48:00Z">
        <w:r w:rsidR="00F14BF1">
          <w:rPr>
            <w:lang w:val="en-US"/>
          </w:rPr>
          <w:t>Step</w:t>
        </w:r>
        <w:r w:rsidR="00F14BF1">
          <w:t xml:space="preserve"> </w:t>
        </w:r>
      </w:ins>
      <w:r w:rsidR="002F6AE9">
        <w:t xml:space="preserve">1 resolved cross-day and AM/PM misclassifications by iteratively subtracting 12 hours when adjacent intervals exceeded 12 hours. </w:t>
      </w:r>
      <w:del w:id="67" w:author="ten Brink, Maia I." w:date="2026-03-19T20:48:00Z" w16du:dateUtc="2026-03-20T00:48:00Z">
        <w:r w:rsidR="002F6AE9" w:rsidDel="00F14BF1">
          <w:delText xml:space="preserve">Stage </w:delText>
        </w:r>
      </w:del>
      <w:ins w:id="68" w:author="ten Brink, Maia I." w:date="2026-03-19T20:48:00Z" w16du:dateUtc="2026-03-20T00:48:00Z">
        <w:r w:rsidR="00F14BF1">
          <w:rPr>
            <w:lang w:val="en-US"/>
          </w:rPr>
          <w:t>Step</w:t>
        </w:r>
        <w:r w:rsidR="00F14BF1">
          <w:t xml:space="preserve"> </w:t>
        </w:r>
      </w:ins>
      <w:r w:rsidR="002F6AE9">
        <w:t>2 corrected minor inversions (&lt;3 hours)</w:t>
      </w:r>
      <w:ins w:id="69" w:author="ten Brink, Maia I." w:date="2026-03-19T20:53:00Z" w16du:dateUtc="2026-03-20T00:53:00Z">
        <w:r w:rsidR="005152DA">
          <w:rPr>
            <w:lang w:val="en-US"/>
          </w:rPr>
          <w:t xml:space="preserve">, suggestive of </w:t>
        </w:r>
        <w:r w:rsidR="00087A09">
          <w:rPr>
            <w:lang w:val="en-US"/>
          </w:rPr>
          <w:t>accidentally entering timestam</w:t>
        </w:r>
      </w:ins>
      <w:ins w:id="70" w:author="ten Brink, Maia I." w:date="2026-03-19T20:54:00Z" w16du:dateUtc="2026-03-20T00:54:00Z">
        <w:r w:rsidR="00087A09">
          <w:rPr>
            <w:lang w:val="en-US"/>
          </w:rPr>
          <w:t>ps in the wrong order,</w:t>
        </w:r>
      </w:ins>
      <w:r w:rsidR="002F6AE9">
        <w:t xml:space="preserve"> by swapping adjacent timestamps</w:t>
      </w:r>
      <w:del w:id="71" w:author="ten Brink, Maia I." w:date="2026-03-19T21:07:00Z" w16du:dateUtc="2026-03-20T01:07:00Z">
        <w:r w:rsidR="002F6AE9" w:rsidDel="00B20108">
          <w:delText xml:space="preserve">. </w:delText>
        </w:r>
      </w:del>
      <w:ins w:id="72" w:author="ten Brink, Maia I." w:date="2026-03-19T21:07:00Z" w16du:dateUtc="2026-03-20T01:07:00Z">
        <w:r w:rsidR="00B20108">
          <w:t>.</w:t>
        </w:r>
        <w:r w:rsidR="00B20108">
          <w:rPr>
            <w:lang w:val="en-US"/>
          </w:rPr>
          <w:t xml:space="preserve"> </w:t>
        </w:r>
      </w:ins>
      <w:ins w:id="73" w:author="ten Brink, Maia I." w:date="2026-03-19T21:14:00Z" w16du:dateUtc="2026-03-20T01:14:00Z">
        <w:r w:rsidR="005155BA">
          <w:rPr>
            <w:lang w:val="en-US"/>
          </w:rPr>
          <w:t xml:space="preserve">Identical timestamps </w:t>
        </w:r>
      </w:ins>
      <w:ins w:id="74" w:author="ten Brink, Maia I." w:date="2026-03-19T21:15:00Z" w16du:dateUtc="2026-03-20T01:15:00Z">
        <w:r w:rsidR="009C37E4">
          <w:rPr>
            <w:lang w:val="en-US"/>
          </w:rPr>
          <w:t xml:space="preserve">(e.g., time in bed = sleep time) </w:t>
        </w:r>
      </w:ins>
      <w:ins w:id="75" w:author="ten Brink, Maia I." w:date="2026-03-19T21:14:00Z" w16du:dateUtc="2026-03-20T01:14:00Z">
        <w:r w:rsidR="005155BA">
          <w:rPr>
            <w:lang w:val="en-US"/>
          </w:rPr>
          <w:t xml:space="preserve">were not considered errors. </w:t>
        </w:r>
      </w:ins>
      <w:r w:rsidR="002F6AE9">
        <w:t xml:space="preserve">All automated </w:t>
      </w:r>
      <w:del w:id="76" w:author="ten Brink, Maia I." w:date="2026-03-19T21:15:00Z" w16du:dateUtc="2026-03-20T01:15:00Z">
        <w:r w:rsidR="002F6AE9" w:rsidDel="009C37E4">
          <w:delText xml:space="preserve">edits </w:delText>
        </w:r>
      </w:del>
      <w:ins w:id="77" w:author="ten Brink, Maia I." w:date="2026-03-19T21:15:00Z" w16du:dateUtc="2026-03-20T01:15:00Z">
        <w:r w:rsidR="009C37E4">
          <w:rPr>
            <w:lang w:val="en-US"/>
          </w:rPr>
          <w:t>corrections</w:t>
        </w:r>
        <w:r w:rsidR="009C37E4">
          <w:t xml:space="preserve"> </w:t>
        </w:r>
      </w:ins>
      <w:r w:rsidR="002F6AE9">
        <w:t xml:space="preserve">were </w:t>
      </w:r>
      <w:del w:id="78" w:author="ten Brink, Maia I." w:date="2026-03-19T20:54:00Z" w16du:dateUtc="2026-03-20T00:54:00Z">
        <w:r w:rsidR="002F6AE9" w:rsidDel="00087A09">
          <w:delText xml:space="preserve">recorded </w:delText>
        </w:r>
      </w:del>
      <w:ins w:id="79" w:author="ten Brink, Maia I." w:date="2026-03-19T20:54:00Z" w16du:dateUtc="2026-03-20T00:54:00Z">
        <w:r w:rsidR="00087A09">
          <w:rPr>
            <w:lang w:val="en-US"/>
          </w:rPr>
          <w:t xml:space="preserve">again </w:t>
        </w:r>
      </w:ins>
      <w:ins w:id="80" w:author="ten Brink, Maia I." w:date="2026-03-19T21:08:00Z" w16du:dateUtc="2026-03-20T01:08:00Z">
        <w:r w:rsidR="00C31D7A">
          <w:rPr>
            <w:lang w:val="en-US"/>
          </w:rPr>
          <w:t>labeled</w:t>
        </w:r>
      </w:ins>
      <w:ins w:id="81" w:author="ten Brink, Maia I." w:date="2026-03-19T20:54:00Z" w16du:dateUtc="2026-03-20T00:54:00Z">
        <w:r w:rsidR="00087A09">
          <w:rPr>
            <w:lang w:val="en-US"/>
          </w:rPr>
          <w:t xml:space="preserve"> with</w:t>
        </w:r>
        <w:r w:rsidR="00087A09">
          <w:t xml:space="preserve"> </w:t>
        </w:r>
      </w:ins>
      <w:del w:id="82" w:author="ten Brink, Maia I." w:date="2026-03-19T20:54:00Z" w16du:dateUtc="2026-03-20T00:54:00Z">
        <w:r w:rsidR="002F6AE9" w:rsidDel="00087A09">
          <w:delText xml:space="preserve">via </w:delText>
        </w:r>
      </w:del>
      <w:ins w:id="83" w:author="ten Brink, Maia I." w:date="2026-03-19T20:54:00Z" w16du:dateUtc="2026-03-20T00:54:00Z">
        <w:r w:rsidR="00087A09">
          <w:rPr>
            <w:lang w:val="en-US"/>
          </w:rPr>
          <w:t>indicators of</w:t>
        </w:r>
        <w:r w:rsidR="00087A09">
          <w:t xml:space="preserve"> </w:t>
        </w:r>
      </w:ins>
      <w:r w:rsidR="002F6AE9">
        <w:t>correction</w:t>
      </w:r>
      <w:ins w:id="84" w:author="ten Brink, Maia I." w:date="2026-03-19T20:54:00Z" w16du:dateUtc="2026-03-20T00:54:00Z">
        <w:r w:rsidR="00087A09">
          <w:rPr>
            <w:lang w:val="en-US"/>
          </w:rPr>
          <w:t xml:space="preserve"> </w:t>
        </w:r>
      </w:ins>
      <w:del w:id="85" w:author="ten Brink, Maia I." w:date="2026-03-19T20:54:00Z" w16du:dateUtc="2026-03-20T00:54:00Z">
        <w:r w:rsidR="002F6AE9" w:rsidDel="00087A09">
          <w:delText>-</w:delText>
        </w:r>
      </w:del>
      <w:r w:rsidR="002F6AE9">
        <w:t xml:space="preserve">type </w:t>
      </w:r>
      <w:del w:id="86" w:author="ten Brink, Maia I." w:date="2026-03-19T20:54:00Z" w16du:dateUtc="2026-03-20T00:54:00Z">
        <w:r w:rsidR="002F6AE9" w:rsidDel="00087A09">
          <w:delText xml:space="preserve">indicators </w:delText>
        </w:r>
      </w:del>
      <w:r w:rsidR="002F6AE9">
        <w:t>to ensure traceability</w:t>
      </w:r>
      <w:ins w:id="87" w:author="ten Brink, Maia I." w:date="2026-03-19T20:54:00Z" w16du:dateUtc="2026-03-20T00:54:00Z">
        <w:r w:rsidR="00087A09">
          <w:rPr>
            <w:lang w:val="en-US"/>
          </w:rPr>
          <w:t xml:space="preserve"> for human auditing</w:t>
        </w:r>
      </w:ins>
      <w:r w:rsidR="002F6AE9">
        <w:t>.</w:t>
      </w:r>
      <w:ins w:id="88" w:author="ten Brink, Maia I." w:date="2026-03-19T21:27:00Z" w16du:dateUtc="2026-03-20T01:27:00Z">
        <w:r w:rsidR="0063740F">
          <w:rPr>
            <w:lang w:val="en-US"/>
          </w:rPr>
          <w:t xml:space="preserve"> </w:t>
        </w:r>
      </w:ins>
      <w:ins w:id="89" w:author="ten Brink, Maia I." w:date="2026-03-19T21:10:00Z" w16du:dateUtc="2026-03-20T01:10:00Z">
        <w:r w:rsidR="008E23B1">
          <w:rPr>
            <w:lang w:val="en-US"/>
          </w:rPr>
          <w:br/>
        </w:r>
        <w:r w:rsidR="008E23B1">
          <w:rPr>
            <w:lang w:val="en-US"/>
          </w:rPr>
          <w:t>I</w:t>
        </w:r>
        <w:r w:rsidR="003B45CE">
          <w:rPr>
            <w:lang w:val="en-US"/>
          </w:rPr>
          <w:t>f, after those correction steps</w:t>
        </w:r>
      </w:ins>
      <w:ins w:id="90" w:author="ten Brink, Maia I." w:date="2026-03-19T21:15:00Z" w16du:dateUtc="2026-03-20T01:15:00Z">
        <w:r w:rsidR="00990B2D">
          <w:rPr>
            <w:lang w:val="en-US"/>
          </w:rPr>
          <w:t xml:space="preserve"> were complete</w:t>
        </w:r>
      </w:ins>
      <w:ins w:id="91" w:author="ten Brink, Maia I." w:date="2026-03-19T21:10:00Z" w16du:dateUtc="2026-03-20T01:10:00Z">
        <w:r w:rsidR="003B45CE">
          <w:rPr>
            <w:lang w:val="en-US"/>
          </w:rPr>
          <w:t xml:space="preserve">, </w:t>
        </w:r>
      </w:ins>
      <w:ins w:id="92" w:author="ten Brink, Maia I." w:date="2026-03-19T21:19:00Z" w16du:dateUtc="2026-03-20T01:19:00Z">
        <w:r w:rsidR="001713B7">
          <w:rPr>
            <w:lang w:val="en-US"/>
          </w:rPr>
          <w:t>at least one</w:t>
        </w:r>
      </w:ins>
      <w:ins w:id="93" w:author="ten Brink, Maia I." w:date="2026-03-19T21:12:00Z" w16du:dateUtc="2026-03-20T01:12:00Z">
        <w:r w:rsidR="00A0133F">
          <w:rPr>
            <w:lang w:val="en-US"/>
          </w:rPr>
          <w:t xml:space="preserve"> of the following errors existed, the entry was flagged for manual revi</w:t>
        </w:r>
        <w:r w:rsidR="0043373A">
          <w:rPr>
            <w:lang w:val="en-US"/>
          </w:rPr>
          <w:t>ew:</w:t>
        </w:r>
      </w:ins>
      <w:ins w:id="94" w:author="ten Brink, Maia I." w:date="2026-03-19T21:11:00Z" w16du:dateUtc="2026-03-20T01:11:00Z">
        <w:r w:rsidR="003B45CE">
          <w:rPr>
            <w:lang w:val="en-US"/>
          </w:rPr>
          <w:t xml:space="preserve"> </w:t>
        </w:r>
      </w:ins>
      <w:ins w:id="95" w:author="ten Brink, Maia I." w:date="2026-03-19T21:22:00Z" w16du:dateUtc="2026-03-20T01:22:00Z">
        <w:r w:rsidR="00A01EC0">
          <w:rPr>
            <w:lang w:val="en-US"/>
          </w:rPr>
          <w:t>a</w:t>
        </w:r>
      </w:ins>
      <w:ins w:id="96" w:author="ten Brink, Maia I." w:date="2026-03-19T21:11:00Z" w16du:dateUtc="2026-03-20T01:11:00Z">
        <w:r w:rsidR="003B45CE">
          <w:rPr>
            <w:lang w:val="en-US"/>
          </w:rPr>
          <w:t>) timest</w:t>
        </w:r>
      </w:ins>
      <w:ins w:id="97" w:author="ten Brink, Maia I." w:date="2026-03-19T21:13:00Z" w16du:dateUtc="2026-03-20T01:13:00Z">
        <w:r w:rsidR="0043373A">
          <w:rPr>
            <w:lang w:val="en-US"/>
          </w:rPr>
          <w:t>amp</w:t>
        </w:r>
      </w:ins>
      <w:ins w:id="98" w:author="ten Brink, Maia I." w:date="2026-03-19T21:11:00Z" w16du:dateUtc="2026-03-20T01:11:00Z">
        <w:r w:rsidR="003B45CE">
          <w:rPr>
            <w:lang w:val="en-US"/>
          </w:rPr>
          <w:t xml:space="preserve"> sequence </w:t>
        </w:r>
        <w:r w:rsidR="00FE40E0">
          <w:rPr>
            <w:lang w:val="en-US"/>
          </w:rPr>
          <w:t xml:space="preserve">errors; </w:t>
        </w:r>
      </w:ins>
      <w:ins w:id="99" w:author="ten Brink, Maia I." w:date="2026-03-19T21:22:00Z" w16du:dateUtc="2026-03-20T01:22:00Z">
        <w:r w:rsidR="00A01EC0">
          <w:rPr>
            <w:lang w:val="en-US"/>
          </w:rPr>
          <w:t>b</w:t>
        </w:r>
      </w:ins>
      <w:ins w:id="100" w:author="ten Brink, Maia I." w:date="2026-03-19T21:11:00Z" w16du:dateUtc="2026-03-20T01:11:00Z">
        <w:r w:rsidR="00FE40E0">
          <w:rPr>
            <w:lang w:val="en-US"/>
          </w:rPr>
          <w:t xml:space="preserve">) </w:t>
        </w:r>
      </w:ins>
      <w:ins w:id="101" w:author="ten Brink, Maia I." w:date="2026-03-19T21:13:00Z" w16du:dateUtc="2026-03-20T01:13:00Z">
        <w:r w:rsidR="0043373A">
          <w:rPr>
            <w:lang w:val="en-US"/>
          </w:rPr>
          <w:t>calculated difference between time in bed and time asleep was &gt;7 hours</w:t>
        </w:r>
      </w:ins>
      <w:ins w:id="102" w:author="ten Brink, Maia I." w:date="2026-03-19T21:16:00Z" w16du:dateUtc="2026-03-20T01:16:00Z">
        <w:r w:rsidR="00C44DA7">
          <w:rPr>
            <w:lang w:val="en-US"/>
          </w:rPr>
          <w:t xml:space="preserve"> (i.e., an average sleep duration </w:t>
        </w:r>
      </w:ins>
      <w:ins w:id="103" w:author="ten Brink, Maia I." w:date="2026-03-19T21:17:00Z" w16du:dateUtc="2026-03-20T01:17:00Z">
        <w:r w:rsidR="004B5D09">
          <w:rPr>
            <w:lang w:val="en-US"/>
          </w:rPr>
          <w:t>is unlikely for</w:t>
        </w:r>
      </w:ins>
      <w:ins w:id="104" w:author="ten Brink, Maia I." w:date="2026-03-19T21:16:00Z" w16du:dateUtc="2026-03-20T01:16:00Z">
        <w:r w:rsidR="00C44DA7">
          <w:rPr>
            <w:lang w:val="en-US"/>
          </w:rPr>
          <w:t xml:space="preserve"> SOL)</w:t>
        </w:r>
      </w:ins>
      <w:ins w:id="105" w:author="ten Brink, Maia I." w:date="2026-03-19T21:14:00Z" w16du:dateUtc="2026-03-20T01:14:00Z">
        <w:r w:rsidR="0043373A">
          <w:rPr>
            <w:lang w:val="en-US"/>
          </w:rPr>
          <w:t xml:space="preserve">; </w:t>
        </w:r>
      </w:ins>
      <w:ins w:id="106" w:author="ten Brink, Maia I." w:date="2026-03-19T21:22:00Z" w16du:dateUtc="2026-03-20T01:22:00Z">
        <w:r w:rsidR="00A01EC0">
          <w:rPr>
            <w:lang w:val="en-US"/>
          </w:rPr>
          <w:t>c</w:t>
        </w:r>
      </w:ins>
      <w:ins w:id="107" w:author="ten Brink, Maia I." w:date="2026-03-19T21:14:00Z" w16du:dateUtc="2026-03-20T01:14:00Z">
        <w:r w:rsidR="005155BA">
          <w:rPr>
            <w:lang w:val="en-US"/>
          </w:rPr>
          <w:t>)</w:t>
        </w:r>
      </w:ins>
      <w:ins w:id="108" w:author="ten Brink, Maia I." w:date="2026-03-19T21:17:00Z" w16du:dateUtc="2026-03-20T01:17:00Z">
        <w:r w:rsidR="004B5D09">
          <w:rPr>
            <w:lang w:val="en-US"/>
          </w:rPr>
          <w:t xml:space="preserve"> calculated difference between </w:t>
        </w:r>
        <w:r w:rsidR="00CC14E6">
          <w:rPr>
            <w:lang w:val="en-US"/>
          </w:rPr>
          <w:t xml:space="preserve">time of final awakening and time out of bed was &gt;7 hours; </w:t>
        </w:r>
      </w:ins>
      <w:ins w:id="109" w:author="ten Brink, Maia I." w:date="2026-03-19T21:19:00Z" w16du:dateUtc="2026-03-20T01:19:00Z">
        <w:r w:rsidR="001713B7">
          <w:rPr>
            <w:lang w:val="en-US"/>
          </w:rPr>
          <w:t xml:space="preserve">and </w:t>
        </w:r>
      </w:ins>
      <w:ins w:id="110" w:author="ten Brink, Maia I." w:date="2026-03-19T21:22:00Z" w16du:dateUtc="2026-03-20T01:22:00Z">
        <w:r w:rsidR="00A01EC0">
          <w:rPr>
            <w:lang w:val="en-US"/>
          </w:rPr>
          <w:t>d</w:t>
        </w:r>
      </w:ins>
      <w:ins w:id="111" w:author="ten Brink, Maia I." w:date="2026-03-19T21:17:00Z" w16du:dateUtc="2026-03-20T01:17:00Z">
        <w:r w:rsidR="00CC14E6">
          <w:rPr>
            <w:lang w:val="en-US"/>
          </w:rPr>
          <w:t xml:space="preserve">) </w:t>
        </w:r>
      </w:ins>
      <w:ins w:id="112" w:author="ten Brink, Maia I." w:date="2026-03-19T21:18:00Z" w16du:dateUtc="2026-03-20T01:18:00Z">
        <w:r w:rsidR="00574CE4">
          <w:rPr>
            <w:lang w:val="en-US"/>
          </w:rPr>
          <w:t>duration of sleep calculated based on timestamps was &gt;24 hours</w:t>
        </w:r>
      </w:ins>
      <w:ins w:id="113" w:author="ten Brink, Maia I." w:date="2026-03-19T21:19:00Z" w16du:dateUtc="2026-03-20T01:19:00Z">
        <w:r w:rsidR="001713B7">
          <w:rPr>
            <w:lang w:val="en-US"/>
          </w:rPr>
          <w:t>.</w:t>
        </w:r>
      </w:ins>
      <w:ins w:id="114" w:author="ten Brink, Maia I." w:date="2026-03-19T21:18:00Z" w16du:dateUtc="2026-03-20T01:18:00Z">
        <w:r w:rsidR="00574CE4">
          <w:rPr>
            <w:lang w:val="en-US"/>
          </w:rPr>
          <w:t xml:space="preserve"> </w:t>
        </w:r>
      </w:ins>
      <w:ins w:id="115" w:author="ten Brink, Maia I." w:date="2026-03-19T21:19:00Z" w16du:dateUtc="2026-03-20T01:19:00Z">
        <w:r w:rsidR="00B04EA2">
          <w:t>Clinically plausible but statistically atypical records</w:t>
        </w:r>
      </w:ins>
      <w:ins w:id="116" w:author="ten Brink, Maia I." w:date="2026-03-19T21:20:00Z" w16du:dateUtc="2026-03-20T01:20:00Z">
        <w:r w:rsidR="00B04EA2">
          <w:rPr>
            <w:lang w:val="en-US"/>
          </w:rPr>
          <w:t xml:space="preserve"> </w:t>
        </w:r>
      </w:ins>
      <w:ins w:id="117" w:author="ten Brink, Maia I." w:date="2026-03-19T21:19:00Z" w16du:dateUtc="2026-03-20T01:19:00Z">
        <w:r w:rsidR="00B04EA2">
          <w:t xml:space="preserve">were </w:t>
        </w:r>
        <w:r w:rsidR="00B04EA2">
          <w:rPr>
            <w:lang w:val="en-US"/>
          </w:rPr>
          <w:t>also marked for human review</w:t>
        </w:r>
      </w:ins>
      <w:ins w:id="118" w:author="ten Brink, Maia I." w:date="2026-03-19T21:22:00Z" w16du:dateUtc="2026-03-20T01:22:00Z">
        <w:r w:rsidR="00A01EC0">
          <w:rPr>
            <w:lang w:val="en-US"/>
          </w:rPr>
          <w:t xml:space="preserve"> </w:t>
        </w:r>
      </w:ins>
      <w:ins w:id="119" w:author="ten Brink, Maia I." w:date="2026-03-19T21:24:00Z" w16du:dateUtc="2026-03-20T01:24:00Z">
        <w:r w:rsidR="00BA6736">
          <w:rPr>
            <w:lang w:val="en-US"/>
          </w:rPr>
          <w:t>if at least one of</w:t>
        </w:r>
      </w:ins>
      <w:ins w:id="120" w:author="ten Brink, Maia I." w:date="2026-03-19T21:22:00Z" w16du:dateUtc="2026-03-20T01:22:00Z">
        <w:r w:rsidR="00A01EC0">
          <w:rPr>
            <w:lang w:val="en-US"/>
          </w:rPr>
          <w:t xml:space="preserve"> the f</w:t>
        </w:r>
      </w:ins>
      <w:ins w:id="121" w:author="ten Brink, Maia I." w:date="2026-03-19T21:24:00Z" w16du:dateUtc="2026-03-20T01:24:00Z">
        <w:r w:rsidR="00BA6736">
          <w:rPr>
            <w:lang w:val="en-US"/>
          </w:rPr>
          <w:t>ol</w:t>
        </w:r>
      </w:ins>
      <w:ins w:id="122" w:author="ten Brink, Maia I." w:date="2026-03-19T21:22:00Z" w16du:dateUtc="2026-03-20T01:22:00Z">
        <w:r w:rsidR="00A01EC0">
          <w:rPr>
            <w:lang w:val="en-US"/>
          </w:rPr>
          <w:t xml:space="preserve">lowing </w:t>
        </w:r>
      </w:ins>
      <w:ins w:id="123" w:author="ten Brink, Maia I." w:date="2026-03-19T21:24:00Z" w16du:dateUtc="2026-03-20T01:24:00Z">
        <w:r w:rsidR="00BA6736">
          <w:rPr>
            <w:lang w:val="en-US"/>
          </w:rPr>
          <w:t>conditions were met</w:t>
        </w:r>
      </w:ins>
      <w:ins w:id="124" w:author="ten Brink, Maia I." w:date="2026-03-19T21:22:00Z" w16du:dateUtc="2026-03-20T01:22:00Z">
        <w:r w:rsidR="00A01EC0">
          <w:rPr>
            <w:lang w:val="en-US"/>
          </w:rPr>
          <w:t xml:space="preserve">: a) </w:t>
        </w:r>
      </w:ins>
      <w:ins w:id="125" w:author="ten Brink, Maia I." w:date="2026-03-19T21:23:00Z" w16du:dateUtc="2026-03-20T01:23:00Z">
        <w:r w:rsidR="00384A24">
          <w:rPr>
            <w:lang w:val="en-US"/>
          </w:rPr>
          <w:t>duration of sleep calculated based on timestamps was &gt;</w:t>
        </w:r>
        <w:r w:rsidR="00384A24">
          <w:rPr>
            <w:lang w:val="en-US"/>
          </w:rPr>
          <w:t>3</w:t>
        </w:r>
        <w:r w:rsidR="00384A24">
          <w:rPr>
            <w:lang w:val="en-US"/>
          </w:rPr>
          <w:t xml:space="preserve"> </w:t>
        </w:r>
        <w:r w:rsidR="00384A24">
          <w:rPr>
            <w:lang w:val="en-US"/>
          </w:rPr>
          <w:t xml:space="preserve">or &gt;15 </w:t>
        </w:r>
        <w:r w:rsidR="00384A24">
          <w:rPr>
            <w:lang w:val="en-US"/>
          </w:rPr>
          <w:t>hours</w:t>
        </w:r>
        <w:r w:rsidR="00384A24">
          <w:rPr>
            <w:lang w:val="en-US"/>
          </w:rPr>
          <w:t xml:space="preserve">; b) calculated SOL was &gt;3 </w:t>
        </w:r>
        <w:r w:rsidR="00BA6736">
          <w:rPr>
            <w:lang w:val="en-US"/>
          </w:rPr>
          <w:t xml:space="preserve">hours; c) </w:t>
        </w:r>
      </w:ins>
      <w:ins w:id="126" w:author="ten Brink, Maia I." w:date="2026-03-19T21:25:00Z" w16du:dateUtc="2026-03-20T01:25:00Z">
        <w:r w:rsidR="006A53E0">
          <w:rPr>
            <w:lang w:val="en-US"/>
          </w:rPr>
          <w:t>calculated duration in bed after final awakening &gt;3 hours.</w:t>
        </w:r>
      </w:ins>
    </w:p>
    <w:p w14:paraId="5AE92F6B" w14:textId="3D3E100F" w:rsidR="005E0499" w:rsidRPr="00FF0432" w:rsidRDefault="00336E82" w:rsidP="002F6AE9">
      <w:pPr>
        <w:pStyle w:val="NormalWeb"/>
        <w:ind w:firstLine="720"/>
        <w:rPr>
          <w:ins w:id="127" w:author="ten Brink, Maia I." w:date="2026-03-19T21:06:00Z" w16du:dateUtc="2026-03-20T01:06:00Z"/>
          <w:rStyle w:val="Strong"/>
          <w:rFonts w:eastAsiaTheme="majorEastAsia"/>
          <w:b w:val="0"/>
          <w:bCs w:val="0"/>
          <w:lang w:val="en-US"/>
          <w:rPrChange w:id="128" w:author="ten Brink, Maia I." w:date="2026-03-19T21:26:00Z" w16du:dateUtc="2026-03-20T01:26:00Z">
            <w:rPr>
              <w:ins w:id="129" w:author="ten Brink, Maia I." w:date="2026-03-19T21:06:00Z" w16du:dateUtc="2026-03-20T01:06:00Z"/>
              <w:rStyle w:val="Strong"/>
              <w:rFonts w:eastAsiaTheme="majorEastAsia"/>
              <w:lang w:val="en-US"/>
            </w:rPr>
          </w:rPrChange>
        </w:rPr>
      </w:pPr>
      <w:ins w:id="130" w:author="ten Brink, Maia I." w:date="2026-03-19T21:06:00Z" w16du:dateUtc="2026-03-20T01:06:00Z">
        <w:r>
          <w:rPr>
            <w:rStyle w:val="Strong"/>
            <w:rFonts w:eastAsiaTheme="majorEastAsia"/>
            <w:lang w:val="en-US"/>
          </w:rPr>
          <w:t>Human Manual Correction.</w:t>
        </w:r>
        <w:r>
          <w:rPr>
            <w:rStyle w:val="Strong"/>
            <w:rFonts w:eastAsiaTheme="majorEastAsia"/>
            <w:b w:val="0"/>
            <w:bCs w:val="0"/>
            <w:lang w:val="en-US"/>
          </w:rPr>
          <w:t xml:space="preserve"> Two independent human coders </w:t>
        </w:r>
        <w:r w:rsidR="00DB248D">
          <w:rPr>
            <w:rStyle w:val="Strong"/>
            <w:rFonts w:eastAsiaTheme="majorEastAsia"/>
            <w:b w:val="0"/>
            <w:bCs w:val="0"/>
            <w:lang w:val="en-US"/>
          </w:rPr>
          <w:t xml:space="preserve">manually </w:t>
        </w:r>
      </w:ins>
      <w:ins w:id="131" w:author="ten Brink, Maia I." w:date="2026-03-19T21:21:00Z" w16du:dateUtc="2026-03-20T01:21:00Z">
        <w:r w:rsidR="00D719FD">
          <w:rPr>
            <w:rStyle w:val="Strong"/>
            <w:rFonts w:eastAsiaTheme="majorEastAsia"/>
            <w:b w:val="0"/>
            <w:bCs w:val="0"/>
            <w:lang w:val="en-US"/>
          </w:rPr>
          <w:t>reviewed all flag</w:t>
        </w:r>
        <w:r w:rsidR="00694A17">
          <w:rPr>
            <w:rStyle w:val="Strong"/>
            <w:rFonts w:eastAsiaTheme="majorEastAsia"/>
            <w:b w:val="0"/>
            <w:bCs w:val="0"/>
            <w:lang w:val="en-US"/>
          </w:rPr>
          <w:t xml:space="preserve">ged </w:t>
        </w:r>
      </w:ins>
      <w:ins w:id="132" w:author="ten Brink, Maia I." w:date="2026-03-19T21:26:00Z" w16du:dateUtc="2026-03-20T01:26:00Z">
        <w:r w:rsidR="00BB0420">
          <w:rPr>
            <w:rStyle w:val="Strong"/>
            <w:rFonts w:eastAsiaTheme="majorEastAsia"/>
            <w:b w:val="0"/>
            <w:bCs w:val="0"/>
            <w:lang w:val="en-US"/>
          </w:rPr>
          <w:t xml:space="preserve">errors </w:t>
        </w:r>
      </w:ins>
      <w:ins w:id="133" w:author="ten Brink, Maia I." w:date="2026-03-19T21:21:00Z" w16du:dateUtc="2026-03-20T01:21:00Z">
        <w:r w:rsidR="00694A17">
          <w:rPr>
            <w:rStyle w:val="Strong"/>
            <w:rFonts w:eastAsiaTheme="majorEastAsia"/>
            <w:b w:val="0"/>
            <w:bCs w:val="0"/>
            <w:lang w:val="en-US"/>
          </w:rPr>
          <w:t>(</w:t>
        </w:r>
        <w:r w:rsidR="00694A17" w:rsidRPr="00BB0420">
          <w:rPr>
            <w:rStyle w:val="Strong"/>
            <w:rFonts w:eastAsiaTheme="majorEastAsia"/>
            <w:b w:val="0"/>
            <w:bCs w:val="0"/>
            <w:i/>
            <w:iCs/>
            <w:lang w:val="en-US"/>
            <w:rPrChange w:id="134" w:author="ten Brink, Maia I." w:date="2026-03-19T21:26:00Z" w16du:dateUtc="2026-03-20T01:26:00Z">
              <w:rPr>
                <w:rStyle w:val="Strong"/>
                <w:rFonts w:eastAsiaTheme="majorEastAsia"/>
                <w:b w:val="0"/>
                <w:bCs w:val="0"/>
                <w:lang w:val="en-US"/>
              </w:rPr>
            </w:rPrChange>
          </w:rPr>
          <w:t>n</w:t>
        </w:r>
        <w:r w:rsidR="00694A17">
          <w:rPr>
            <w:rStyle w:val="Strong"/>
            <w:rFonts w:eastAsiaTheme="majorEastAsia"/>
            <w:b w:val="0"/>
            <w:bCs w:val="0"/>
            <w:lang w:val="en-US"/>
          </w:rPr>
          <w:t xml:space="preserve"> = 47</w:t>
        </w:r>
      </w:ins>
      <w:ins w:id="135" w:author="ten Brink, Maia I." w:date="2026-03-19T21:26:00Z" w16du:dateUtc="2026-03-20T01:26:00Z">
        <w:r w:rsidR="00BB0420">
          <w:rPr>
            <w:rStyle w:val="Strong"/>
            <w:rFonts w:eastAsiaTheme="majorEastAsia"/>
            <w:b w:val="0"/>
            <w:bCs w:val="0"/>
            <w:lang w:val="en-US"/>
          </w:rPr>
          <w:t>)</w:t>
        </w:r>
        <w:r w:rsidR="00FF0432">
          <w:rPr>
            <w:rStyle w:val="Strong"/>
            <w:rFonts w:eastAsiaTheme="majorEastAsia"/>
            <w:b w:val="0"/>
            <w:bCs w:val="0"/>
            <w:lang w:val="en-US"/>
          </w:rPr>
          <w:t xml:space="preserve"> as well as statistically atypical cases (</w:t>
        </w:r>
        <w:r w:rsidR="00FF0432">
          <w:rPr>
            <w:rStyle w:val="Strong"/>
            <w:rFonts w:eastAsiaTheme="majorEastAsia"/>
            <w:b w:val="0"/>
            <w:bCs w:val="0"/>
            <w:i/>
            <w:iCs/>
            <w:lang w:val="en-US"/>
          </w:rPr>
          <w:t>n</w:t>
        </w:r>
        <w:r w:rsidR="00FF0432">
          <w:rPr>
            <w:rStyle w:val="Strong"/>
            <w:rFonts w:eastAsiaTheme="majorEastAsia"/>
            <w:b w:val="0"/>
            <w:bCs w:val="0"/>
            <w:lang w:val="en-US"/>
          </w:rPr>
          <w:t xml:space="preserve"> = </w:t>
        </w:r>
        <w:r w:rsidR="0035350C">
          <w:rPr>
            <w:rStyle w:val="Strong"/>
            <w:rFonts w:eastAsiaTheme="majorEastAsia"/>
            <w:b w:val="0"/>
            <w:bCs w:val="0"/>
            <w:lang w:val="en-US"/>
          </w:rPr>
          <w:t>3</w:t>
        </w:r>
      </w:ins>
      <w:ins w:id="136" w:author="ten Brink, Maia I." w:date="2026-03-19T21:27:00Z" w16du:dateUtc="2026-03-20T01:27:00Z">
        <w:r w:rsidR="00C07B84">
          <w:rPr>
            <w:rStyle w:val="Strong"/>
            <w:rFonts w:eastAsiaTheme="majorEastAsia"/>
            <w:b w:val="0"/>
            <w:bCs w:val="0"/>
            <w:lang w:val="en-US"/>
          </w:rPr>
          <w:t>7</w:t>
        </w:r>
      </w:ins>
      <w:ins w:id="137" w:author="ten Brink, Maia I." w:date="2026-03-19T21:26:00Z" w16du:dateUtc="2026-03-20T01:26:00Z">
        <w:r w:rsidR="00FF0432">
          <w:rPr>
            <w:rStyle w:val="Strong"/>
            <w:rFonts w:eastAsiaTheme="majorEastAsia"/>
            <w:b w:val="0"/>
            <w:bCs w:val="0"/>
            <w:lang w:val="en-US"/>
          </w:rPr>
          <w:t xml:space="preserve">) by </w:t>
        </w:r>
      </w:ins>
      <w:ins w:id="138" w:author="ten Brink, Maia I." w:date="2026-03-19T21:29:00Z" w16du:dateUtc="2026-03-20T01:29:00Z">
        <w:r w:rsidR="003040F0">
          <w:rPr>
            <w:rStyle w:val="Strong"/>
            <w:rFonts w:eastAsiaTheme="majorEastAsia"/>
            <w:b w:val="0"/>
            <w:bCs w:val="0"/>
            <w:lang w:val="en-US"/>
          </w:rPr>
          <w:t xml:space="preserve">comparing </w:t>
        </w:r>
        <w:r w:rsidR="009E2B0D">
          <w:rPr>
            <w:rStyle w:val="Strong"/>
            <w:rFonts w:eastAsiaTheme="majorEastAsia"/>
            <w:b w:val="0"/>
            <w:bCs w:val="0"/>
            <w:lang w:val="en-US"/>
          </w:rPr>
          <w:t>values against all original sleep diary responses by that participant</w:t>
        </w:r>
        <w:r w:rsidR="002C0A09">
          <w:rPr>
            <w:rStyle w:val="Strong"/>
            <w:rFonts w:eastAsiaTheme="majorEastAsia"/>
            <w:b w:val="0"/>
            <w:bCs w:val="0"/>
            <w:lang w:val="en-US"/>
          </w:rPr>
          <w:t xml:space="preserve"> in order to understand a given sleep</w:t>
        </w:r>
      </w:ins>
      <w:ins w:id="139" w:author="ten Brink, Maia I." w:date="2026-03-19T21:30:00Z" w16du:dateUtc="2026-03-20T01:30:00Z">
        <w:r w:rsidR="002C0A09">
          <w:rPr>
            <w:rStyle w:val="Strong"/>
            <w:rFonts w:eastAsiaTheme="majorEastAsia"/>
            <w:b w:val="0"/>
            <w:bCs w:val="0"/>
            <w:lang w:val="en-US"/>
          </w:rPr>
          <w:t xml:space="preserve"> period in context of the rest of the</w:t>
        </w:r>
        <w:r w:rsidR="00027119">
          <w:rPr>
            <w:rStyle w:val="Strong"/>
            <w:rFonts w:eastAsiaTheme="majorEastAsia"/>
            <w:b w:val="0"/>
            <w:bCs w:val="0"/>
            <w:lang w:val="en-US"/>
          </w:rPr>
          <w:t xml:space="preserve"> study</w:t>
        </w:r>
      </w:ins>
      <w:ins w:id="140" w:author="ten Brink, Maia I." w:date="2026-03-19T21:29:00Z" w16du:dateUtc="2026-03-20T01:29:00Z">
        <w:r w:rsidR="009E2B0D">
          <w:rPr>
            <w:rStyle w:val="Strong"/>
            <w:rFonts w:eastAsiaTheme="majorEastAsia"/>
            <w:b w:val="0"/>
            <w:bCs w:val="0"/>
            <w:lang w:val="en-US"/>
          </w:rPr>
          <w:t>.</w:t>
        </w:r>
      </w:ins>
      <w:ins w:id="141" w:author="ten Brink, Maia I." w:date="2026-03-19T21:30:00Z" w16du:dateUtc="2026-03-20T01:30:00Z">
        <w:r w:rsidR="002D2AE3">
          <w:rPr>
            <w:rStyle w:val="Strong"/>
            <w:rFonts w:eastAsiaTheme="majorEastAsia"/>
            <w:b w:val="0"/>
            <w:bCs w:val="0"/>
            <w:lang w:val="en-US"/>
          </w:rPr>
          <w:t xml:space="preserve"> The coders discussed and resolved all disagreements (</w:t>
        </w:r>
        <w:r w:rsidR="002D2AE3" w:rsidRPr="00EB4459">
          <w:rPr>
            <w:rStyle w:val="Strong"/>
            <w:rFonts w:eastAsiaTheme="majorEastAsia"/>
            <w:b w:val="0"/>
            <w:bCs w:val="0"/>
            <w:highlight w:val="yellow"/>
            <w:lang w:val="en-US"/>
            <w:rPrChange w:id="142" w:author="ten Brink, Maia I." w:date="2026-03-19T21:31:00Z" w16du:dateUtc="2026-03-20T01:31:00Z">
              <w:rPr>
                <w:rStyle w:val="Strong"/>
                <w:rFonts w:eastAsiaTheme="majorEastAsia"/>
                <w:b w:val="0"/>
                <w:bCs w:val="0"/>
                <w:lang w:val="en-US"/>
              </w:rPr>
            </w:rPrChange>
          </w:rPr>
          <w:t>X</w:t>
        </w:r>
        <w:r w:rsidR="002D2AE3">
          <w:rPr>
            <w:rStyle w:val="Strong"/>
            <w:rFonts w:eastAsiaTheme="majorEastAsia"/>
            <w:b w:val="0"/>
            <w:bCs w:val="0"/>
            <w:lang w:val="en-US"/>
          </w:rPr>
          <w:t xml:space="preserve">%) to reach </w:t>
        </w:r>
      </w:ins>
      <w:ins w:id="143" w:author="ten Brink, Maia I." w:date="2026-03-19T21:31:00Z" w16du:dateUtc="2026-03-20T01:31:00Z">
        <w:r w:rsidR="002D2AE3">
          <w:rPr>
            <w:rStyle w:val="Strong"/>
            <w:rFonts w:eastAsiaTheme="majorEastAsia"/>
            <w:b w:val="0"/>
            <w:bCs w:val="0"/>
            <w:lang w:val="en-US"/>
          </w:rPr>
          <w:t>a consensus</w:t>
        </w:r>
      </w:ins>
      <w:ins w:id="144" w:author="ten Brink, Maia I." w:date="2026-03-19T21:30:00Z" w16du:dateUtc="2026-03-20T01:30:00Z">
        <w:r w:rsidR="002D2AE3">
          <w:rPr>
            <w:rStyle w:val="Strong"/>
            <w:rFonts w:eastAsiaTheme="majorEastAsia"/>
            <w:b w:val="0"/>
            <w:bCs w:val="0"/>
            <w:lang w:val="en-US"/>
          </w:rPr>
          <w:t xml:space="preserve">. </w:t>
        </w:r>
      </w:ins>
    </w:p>
    <w:p w14:paraId="51E295D0" w14:textId="51B8748A" w:rsidR="002F6AE9" w:rsidRDefault="002F6AE9" w:rsidP="002F6AE9">
      <w:pPr>
        <w:pStyle w:val="NormalWeb"/>
        <w:ind w:firstLine="720"/>
      </w:pPr>
      <w:r>
        <w:rPr>
          <w:rStyle w:val="Strong"/>
          <w:rFonts w:eastAsiaTheme="majorEastAsia"/>
        </w:rPr>
        <w:t>Manual Correction Processing System.</w:t>
      </w:r>
      <w:r>
        <w:t xml:space="preserve"> </w:t>
      </w:r>
      <w:bookmarkStart w:id="145" w:name="OLE_LINK2"/>
      <w:ins w:id="146" w:author="ten Brink, Maia I." w:date="2026-03-19T20:54:00Z" w16du:dateUtc="2026-03-20T00:54:00Z">
        <w:r w:rsidR="003F1C98">
          <w:rPr>
            <w:lang w:val="en-US"/>
          </w:rPr>
          <w:t>Las</w:t>
        </w:r>
      </w:ins>
      <w:ins w:id="147" w:author="ten Brink, Maia I." w:date="2026-03-19T20:55:00Z" w16du:dateUtc="2026-03-20T00:55:00Z">
        <w:r w:rsidR="003F1C98">
          <w:rPr>
            <w:lang w:val="en-US"/>
          </w:rPr>
          <w:t xml:space="preserve">tly, </w:t>
        </w:r>
      </w:ins>
      <w:ins w:id="148" w:author="ten Brink, Maia I." w:date="2026-03-19T21:31:00Z" w16du:dateUtc="2026-03-20T01:31:00Z">
        <w:r w:rsidR="00A93070">
          <w:rPr>
            <w:lang w:val="en-US"/>
          </w:rPr>
          <w:t>the human manual corrections</w:t>
        </w:r>
      </w:ins>
      <w:ins w:id="149" w:author="ten Brink, Maia I." w:date="2026-03-19T21:32:00Z" w16du:dateUtc="2026-03-20T01:32:00Z">
        <w:r w:rsidR="001509E6">
          <w:rPr>
            <w:lang w:val="en-US"/>
          </w:rPr>
          <w:t xml:space="preserve"> were reincorporated into a final dataset using a</w:t>
        </w:r>
        <w:r w:rsidR="000B789E">
          <w:rPr>
            <w:lang w:val="en-US"/>
          </w:rPr>
          <w:t xml:space="preserve"> partially automated script to </w:t>
        </w:r>
      </w:ins>
      <w:ins w:id="150" w:author="ten Brink, Maia I." w:date="2026-03-19T21:33:00Z" w16du:dateUtc="2026-03-20T01:33:00Z">
        <w:r w:rsidR="000B789E">
          <w:rPr>
            <w:lang w:val="en-US"/>
          </w:rPr>
          <w:t>correct values</w:t>
        </w:r>
        <w:r w:rsidR="004E0C7D">
          <w:rPr>
            <w:lang w:val="en-US"/>
          </w:rPr>
          <w:t xml:space="preserve"> using labels </w:t>
        </w:r>
        <w:r w:rsidR="004E0C7D">
          <w:rPr>
            <w:lang w:val="en-US"/>
          </w:rPr>
          <w:lastRenderedPageBreak/>
          <w:t xml:space="preserve">and natural-language processing, with </w:t>
        </w:r>
        <w:r w:rsidR="00CF3B4D">
          <w:rPr>
            <w:lang w:val="en-US"/>
          </w:rPr>
          <w:t>checks t</w:t>
        </w:r>
      </w:ins>
      <w:ins w:id="151" w:author="ten Brink, Maia I." w:date="2026-03-19T21:34:00Z" w16du:dateUtc="2026-03-20T01:34:00Z">
        <w:r w:rsidR="00CF3B4D">
          <w:rPr>
            <w:lang w:val="en-US"/>
          </w:rPr>
          <w:t>o</w:t>
        </w:r>
      </w:ins>
      <w:del w:id="152" w:author="ten Brink, Maia I." w:date="2026-03-19T20:55:00Z" w16du:dateUtc="2026-03-20T00:55:00Z">
        <w:r w:rsidDel="003F1C98">
          <w:delText>R</w:delText>
        </w:r>
      </w:del>
      <w:del w:id="153" w:author="ten Brink, Maia I." w:date="2026-03-19T21:31:00Z" w16du:dateUtc="2026-03-20T01:31:00Z">
        <w:r w:rsidDel="00A93070">
          <w:delText>esidual anomalies</w:delText>
        </w:r>
      </w:del>
      <w:del w:id="154" w:author="ten Brink, Maia I." w:date="2026-03-19T21:33:00Z" w16du:dateUtc="2026-03-20T01:33:00Z">
        <w:r w:rsidDel="004E0C7D">
          <w:delText xml:space="preserve"> were addressed within a four-layer architecture (</w:delText>
        </w:r>
      </w:del>
      <w:del w:id="155" w:author="ten Brink, Maia I." w:date="2026-03-19T21:00:00Z" w16du:dateUtc="2026-03-20T01:00:00Z">
        <w:r w:rsidDel="00AC7578">
          <w:delText xml:space="preserve">immutable raw, </w:delText>
        </w:r>
      </w:del>
      <w:del w:id="156" w:author="ten Brink, Maia I." w:date="2026-03-19T21:33:00Z" w16du:dateUtc="2026-03-20T01:33:00Z">
        <w:r w:rsidDel="004E0C7D">
          <w:delText>automated baseline, manual workspace, final confirmed layer) to</w:delText>
        </w:r>
      </w:del>
      <w:r>
        <w:t xml:space="preserve"> ensure reversibility</w:t>
      </w:r>
      <w:ins w:id="157" w:author="ten Brink, Maia I." w:date="2026-03-19T21:34:00Z" w16du:dateUtc="2026-03-20T01:34:00Z">
        <w:r w:rsidR="00CF3B4D">
          <w:rPr>
            <w:lang w:val="en-US"/>
          </w:rPr>
          <w:t xml:space="preserve"> and </w:t>
        </w:r>
      </w:ins>
      <w:del w:id="158" w:author="ten Brink, Maia I." w:date="2026-03-19T21:34:00Z" w16du:dateUtc="2026-03-20T01:34:00Z">
        <w:r w:rsidDel="00CF3B4D">
          <w:delText xml:space="preserve">. Correction instructions were parsed through prioritized pathways (explicit column–value edits, natural-language parsing, or flagged unprocessable cases). </w:delText>
        </w:r>
      </w:del>
      <w:bookmarkEnd w:id="145"/>
      <w:del w:id="159" w:author="ten Brink, Maia I." w:date="2026-03-19T21:20:00Z" w16du:dateUtc="2026-03-20T01:20:00Z">
        <w:r w:rsidDel="00D719FD">
          <w:delText xml:space="preserve">Clinically plausible but statistically atypical records were </w:delText>
        </w:r>
      </w:del>
      <w:del w:id="160" w:author="ten Brink, Maia I." w:date="2026-03-19T20:56:00Z" w16du:dateUtc="2026-03-20T00:56:00Z">
        <w:r w:rsidDel="00222284">
          <w:delText xml:space="preserve">protected </w:delText>
        </w:r>
      </w:del>
      <w:del w:id="161" w:author="ten Brink, Maia I." w:date="2026-03-19T20:57:00Z" w16du:dateUtc="2026-03-20T00:57:00Z">
        <w:r w:rsidDel="00222284">
          <w:delText>and separately archived</w:delText>
        </w:r>
      </w:del>
      <w:del w:id="162" w:author="ten Brink, Maia I." w:date="2026-03-19T21:20:00Z" w16du:dateUtc="2026-03-20T01:20:00Z">
        <w:r w:rsidDel="00D719FD">
          <w:delText xml:space="preserve">. </w:delText>
        </w:r>
      </w:del>
      <w:ins w:id="163" w:author="ten Brink, Maia I." w:date="2026-03-19T21:34:00Z" w16du:dateUtc="2026-03-20T01:34:00Z">
        <w:r w:rsidR="00CF3B4D">
          <w:rPr>
            <w:lang w:val="en-US"/>
          </w:rPr>
          <w:t>p</w:t>
        </w:r>
      </w:ins>
      <w:del w:id="164" w:author="ten Brink, Maia I." w:date="2026-03-19T21:34:00Z" w16du:dateUtc="2026-03-20T01:34:00Z">
        <w:r w:rsidDel="00CF3B4D">
          <w:delText>P</w:delText>
        </w:r>
      </w:del>
      <w:r>
        <w:t xml:space="preserve">ost-correction validation </w:t>
      </w:r>
      <w:del w:id="165" w:author="ten Brink, Maia I." w:date="2026-03-19T21:34:00Z" w16du:dateUtc="2026-03-20T01:34:00Z">
        <w:r w:rsidDel="00CF3B4D">
          <w:delText xml:space="preserve">flagged </w:delText>
        </w:r>
      </w:del>
      <w:ins w:id="166" w:author="ten Brink, Maia I." w:date="2026-03-19T21:34:00Z" w16du:dateUtc="2026-03-20T01:34:00Z">
        <w:r w:rsidR="00CF3B4D">
          <w:rPr>
            <w:lang w:val="en-US"/>
          </w:rPr>
          <w:t>to flag</w:t>
        </w:r>
        <w:r w:rsidR="00CF3B4D">
          <w:t xml:space="preserve"> </w:t>
        </w:r>
      </w:ins>
      <w:r>
        <w:t>discrepancies (&gt;6 minutes) between derived intervals and reported durations.</w:t>
      </w:r>
    </w:p>
    <w:p w14:paraId="7C9A329D" w14:textId="552320DC" w:rsidR="002F6AE9" w:rsidRPr="0063740F" w:rsidRDefault="002F6AE9" w:rsidP="002F6AE9">
      <w:pPr>
        <w:pStyle w:val="NormalWeb"/>
        <w:ind w:firstLine="720"/>
        <w:rPr>
          <w:lang w:val="en-US"/>
        </w:rPr>
      </w:pPr>
      <w:r>
        <w:t xml:space="preserve">Final </w:t>
      </w:r>
      <w:del w:id="167" w:author="ten Brink, Maia I." w:date="2026-03-19T21:35:00Z" w16du:dateUtc="2026-03-20T01:35:00Z">
        <w:r w:rsidDel="00D54741">
          <w:delText xml:space="preserve">standardized </w:delText>
        </w:r>
      </w:del>
      <w:ins w:id="168" w:author="ten Brink, Maia I." w:date="2026-03-19T21:35:00Z" w16du:dateUtc="2026-03-20T01:35:00Z">
        <w:r w:rsidR="00D54741">
          <w:rPr>
            <w:lang w:val="en-US"/>
          </w:rPr>
          <w:t>calculations of dura</w:t>
        </w:r>
        <w:r w:rsidR="00F00762">
          <w:rPr>
            <w:lang w:val="en-US"/>
          </w:rPr>
          <w:t>tion-based</w:t>
        </w:r>
        <w:r w:rsidR="00D54741">
          <w:t xml:space="preserve"> </w:t>
        </w:r>
      </w:ins>
      <w:r>
        <w:t xml:space="preserve">sleep metrics </w:t>
      </w:r>
      <w:ins w:id="169" w:author="ten Brink, Maia I." w:date="2026-03-19T21:35:00Z" w16du:dateUtc="2026-03-20T01:35:00Z">
        <w:r w:rsidR="00F00762">
          <w:rPr>
            <w:lang w:val="en-US"/>
          </w:rPr>
          <w:t xml:space="preserve">using timestamps </w:t>
        </w:r>
      </w:ins>
      <w:r>
        <w:t>were derived only after full correction</w:t>
      </w:r>
      <w:del w:id="170" w:author="ten Brink, Maia I." w:date="2026-03-19T21:35:00Z" w16du:dateUtc="2026-03-20T01:35:00Z">
        <w:r w:rsidDel="00D54741">
          <w:delText>, ensuring computational integrity for longitudinal analyses</w:delText>
        </w:r>
      </w:del>
      <w:r>
        <w:t>.</w:t>
      </w:r>
      <w:ins w:id="171" w:author="ten Brink, Maia I." w:date="2026-03-19T21:27:00Z" w16du:dateUtc="2026-03-20T01:27:00Z">
        <w:r w:rsidR="0063740F">
          <w:rPr>
            <w:lang w:val="en-US"/>
          </w:rPr>
          <w:t xml:space="preserve"> In total, there were </w:t>
        </w:r>
      </w:ins>
      <w:ins w:id="172" w:author="ten Brink, Maia I." w:date="2026-03-19T21:28:00Z" w16du:dateUtc="2026-03-20T01:28:00Z">
        <w:r w:rsidR="0063740F" w:rsidRPr="00F76C79">
          <w:rPr>
            <w:i/>
            <w:iCs/>
            <w:lang w:val="en-US"/>
            <w:rPrChange w:id="173" w:author="ten Brink, Maia I." w:date="2026-03-19T21:28:00Z" w16du:dateUtc="2026-03-20T01:28:00Z">
              <w:rPr>
                <w:lang w:val="en-US"/>
              </w:rPr>
            </w:rPrChange>
          </w:rPr>
          <w:t>n</w:t>
        </w:r>
        <w:r w:rsidR="0063740F">
          <w:rPr>
            <w:lang w:val="en-US"/>
          </w:rPr>
          <w:t xml:space="preserve"> = </w:t>
        </w:r>
        <w:r w:rsidR="0063740F" w:rsidRPr="004B06E8">
          <w:rPr>
            <w:highlight w:val="yellow"/>
            <w:lang w:val="en-US"/>
            <w:rPrChange w:id="174" w:author="ten Brink, Maia I." w:date="2026-03-19T21:36:00Z" w16du:dateUtc="2026-03-20T01:36:00Z">
              <w:rPr>
                <w:lang w:val="en-US"/>
              </w:rPr>
            </w:rPrChange>
          </w:rPr>
          <w:t>XXX</w:t>
        </w:r>
        <w:r w:rsidR="0063740F">
          <w:rPr>
            <w:lang w:val="en-US"/>
          </w:rPr>
          <w:t xml:space="preserve"> </w:t>
        </w:r>
        <w:r w:rsidR="00F76C79">
          <w:rPr>
            <w:lang w:val="en-US"/>
          </w:rPr>
          <w:t xml:space="preserve">human and algorithmic </w:t>
        </w:r>
        <w:r w:rsidR="0063740F">
          <w:rPr>
            <w:lang w:val="en-US"/>
          </w:rPr>
          <w:t xml:space="preserve">corrections </w:t>
        </w:r>
        <w:r w:rsidR="00F76C79">
          <w:rPr>
            <w:lang w:val="en-US"/>
          </w:rPr>
          <w:t>made.</w:t>
        </w:r>
      </w:ins>
    </w:p>
    <w:p w14:paraId="27453C3D" w14:textId="77777777" w:rsidR="00A76F27" w:rsidRDefault="00A76F27" w:rsidP="00A76F27"/>
    <w:p w14:paraId="678BA5EC" w14:textId="77777777" w:rsidR="009C69F6" w:rsidRDefault="009C69F6" w:rsidP="00A76F27">
      <w:pPr>
        <w:ind w:firstLine="720"/>
        <w:rPr>
          <w:color w:val="000000"/>
        </w:rPr>
      </w:pPr>
    </w:p>
    <w:p w14:paraId="27B319A2" w14:textId="77777777" w:rsidR="009C69F6" w:rsidRDefault="009C69F6" w:rsidP="00A76F27">
      <w:pPr>
        <w:ind w:firstLine="720"/>
        <w:rPr>
          <w:color w:val="000000"/>
        </w:rPr>
      </w:pPr>
    </w:p>
    <w:p w14:paraId="02054C31" w14:textId="77777777" w:rsidR="009C69F6" w:rsidRDefault="009C69F6" w:rsidP="00A76F27">
      <w:pPr>
        <w:ind w:firstLine="720"/>
        <w:rPr>
          <w:color w:val="000000"/>
        </w:rPr>
      </w:pPr>
    </w:p>
    <w:p w14:paraId="68BFFDB3" w14:textId="1CEB1805" w:rsidR="00A76F27" w:rsidRDefault="00A76F27" w:rsidP="00A76F27">
      <w:pPr>
        <w:ind w:firstLine="720"/>
        <w:rPr>
          <w:color w:val="000000"/>
          <w:u w:val="single"/>
        </w:rPr>
      </w:pPr>
      <w:r w:rsidRPr="00295942">
        <w:rPr>
          <w:color w:val="000000"/>
        </w:rPr>
        <w:t xml:space="preserve">The dataset consisted of </w:t>
      </w:r>
      <w:r w:rsidRPr="00A76F27">
        <w:rPr>
          <w:color w:val="000000"/>
          <w:highlight w:val="yellow"/>
        </w:rPr>
        <w:t>13,990 sleep records from approximately 10,000 participants</w:t>
      </w:r>
      <w:r w:rsidRPr="00295942">
        <w:rPr>
          <w:color w:val="000000"/>
        </w:rPr>
        <w:t>, including self-reported sleep onset latency (SOL) and wake after sleep onset (WASO) durations (</w:t>
      </w:r>
      <w:r w:rsidRPr="00295942">
        <w:rPr>
          <w:rStyle w:val="HTMLCode"/>
          <w:rFonts w:eastAsiaTheme="majorEastAsia"/>
          <w:color w:val="000000"/>
          <w:sz w:val="24"/>
          <w:szCs w:val="24"/>
        </w:rPr>
        <w:t>duration_totalmin_sol_estimate_am</w:t>
      </w:r>
      <w:r w:rsidRPr="00295942">
        <w:rPr>
          <w:rStyle w:val="apple-converted-space"/>
          <w:rFonts w:eastAsiaTheme="majorEastAsia"/>
          <w:color w:val="000000"/>
        </w:rPr>
        <w:t> </w:t>
      </w:r>
      <w:r w:rsidRPr="00295942">
        <w:rPr>
          <w:color w:val="000000"/>
        </w:rPr>
        <w:t>and</w:t>
      </w:r>
      <w:r w:rsidRPr="00295942">
        <w:rPr>
          <w:rStyle w:val="apple-converted-space"/>
          <w:rFonts w:eastAsiaTheme="majorEastAsia"/>
          <w:color w:val="000000"/>
        </w:rPr>
        <w:t> </w:t>
      </w:r>
      <w:r w:rsidRPr="00295942">
        <w:rPr>
          <w:rStyle w:val="HTMLCode"/>
          <w:rFonts w:eastAsiaTheme="majorEastAsia"/>
          <w:color w:val="000000"/>
          <w:sz w:val="24"/>
          <w:szCs w:val="24"/>
        </w:rPr>
        <w:t>duration_totalmin_waso_estimate_am</w:t>
      </w:r>
      <w:r w:rsidRPr="00295942">
        <w:rPr>
          <w:color w:val="000000"/>
        </w:rPr>
        <w:t xml:space="preserve">), </w:t>
      </w:r>
      <w:r>
        <w:rPr>
          <w:color w:val="000000"/>
          <w:lang w:val="en-US"/>
        </w:rPr>
        <w:t>self-reported estimates</w:t>
      </w:r>
      <w:r w:rsidRPr="00295942">
        <w:rPr>
          <w:color w:val="000000"/>
        </w:rPr>
        <w:t xml:space="preserve"> for time in bed</w:t>
      </w:r>
      <w:r>
        <w:rPr>
          <w:color w:val="000000"/>
          <w:lang w:val="en-US"/>
        </w:rPr>
        <w:t>(</w:t>
      </w:r>
      <w:r w:rsidRPr="00C7274B">
        <w:rPr>
          <w:rStyle w:val="HTMLCode"/>
          <w:rFonts w:eastAsiaTheme="majorEastAsia"/>
          <w:sz w:val="24"/>
          <w:szCs w:val="24"/>
        </w:rPr>
        <w:t>time_bed_am),</w:t>
      </w:r>
      <w:r w:rsidRPr="00295942">
        <w:rPr>
          <w:color w:val="000000"/>
        </w:rPr>
        <w:t xml:space="preserve"> time falling asleep</w:t>
      </w:r>
      <w:r>
        <w:rPr>
          <w:color w:val="000000"/>
        </w:rPr>
        <w:t>(</w:t>
      </w:r>
      <w:r w:rsidRPr="00C7274B">
        <w:rPr>
          <w:rStyle w:val="HTMLCode"/>
          <w:rFonts w:eastAsiaTheme="majorEastAsia"/>
          <w:sz w:val="24"/>
          <w:szCs w:val="24"/>
        </w:rPr>
        <w:t>time_sleep_am),</w:t>
      </w:r>
      <w:r w:rsidRPr="00295942">
        <w:rPr>
          <w:color w:val="000000"/>
        </w:rPr>
        <w:t xml:space="preserve"> time </w:t>
      </w:r>
      <w:r>
        <w:rPr>
          <w:color w:val="000000"/>
          <w:lang w:val="en-US"/>
        </w:rPr>
        <w:t xml:space="preserve">of </w:t>
      </w:r>
      <w:r w:rsidRPr="00295942">
        <w:rPr>
          <w:color w:val="000000"/>
        </w:rPr>
        <w:t>waking,</w:t>
      </w:r>
      <w:r>
        <w:rPr>
          <w:color w:val="000000"/>
        </w:rPr>
        <w:t>(</w:t>
      </w:r>
      <w:r w:rsidRPr="00295942">
        <w:t xml:space="preserve"> </w:t>
      </w:r>
      <w:r w:rsidRPr="00C7274B">
        <w:rPr>
          <w:rStyle w:val="HTMLCode"/>
          <w:rFonts w:eastAsiaTheme="majorEastAsia"/>
          <w:sz w:val="24"/>
          <w:szCs w:val="24"/>
        </w:rPr>
        <w:t>time_awake_am)</w:t>
      </w:r>
      <w:r w:rsidRPr="00295942">
        <w:rPr>
          <w:color w:val="000000"/>
        </w:rPr>
        <w:t xml:space="preserve"> and time getting out of bed</w:t>
      </w:r>
      <w:r>
        <w:rPr>
          <w:color w:val="000000"/>
        </w:rPr>
        <w:t>(</w:t>
      </w:r>
      <w:r w:rsidRPr="00C7274B">
        <w:rPr>
          <w:rStyle w:val="HTMLCode"/>
          <w:rFonts w:eastAsiaTheme="majorEastAsia"/>
          <w:sz w:val="24"/>
          <w:szCs w:val="24"/>
        </w:rPr>
        <w:t>time_getup_am).</w:t>
      </w:r>
      <w:r w:rsidRPr="00295942">
        <w:rPr>
          <w:color w:val="000000"/>
        </w:rPr>
        <w:t xml:space="preserve"> As these records were manually entered, a programmatic correction pipeline was implemented</w:t>
      </w:r>
      <w:r>
        <w:rPr>
          <w:color w:val="000000"/>
          <w:lang w:val="en-US"/>
        </w:rPr>
        <w:t xml:space="preserve"> to address input errors, </w:t>
      </w:r>
      <w:r w:rsidRPr="00295942">
        <w:rPr>
          <w:color w:val="000000"/>
        </w:rPr>
        <w:t xml:space="preserve">which included processing of both </w:t>
      </w:r>
      <w:r>
        <w:rPr>
          <w:color w:val="000000"/>
          <w:lang w:val="en-US"/>
        </w:rPr>
        <w:t xml:space="preserve">estimated </w:t>
      </w:r>
      <w:r w:rsidRPr="00295942">
        <w:rPr>
          <w:color w:val="000000"/>
        </w:rPr>
        <w:t>time durations and timestamps as well as calculation</w:t>
      </w:r>
      <w:r>
        <w:rPr>
          <w:color w:val="000000"/>
          <w:lang w:val="en-US"/>
        </w:rPr>
        <w:t>s</w:t>
      </w:r>
      <w:r w:rsidRPr="00295942">
        <w:rPr>
          <w:color w:val="000000"/>
        </w:rPr>
        <w:t xml:space="preserve"> of sleep intervals</w:t>
      </w:r>
      <w:r>
        <w:rPr>
          <w:color w:val="000000"/>
          <w:lang w:val="en-US"/>
        </w:rPr>
        <w:t xml:space="preserve"> based on those self-reported estimates.</w:t>
      </w:r>
    </w:p>
    <w:p w14:paraId="412AEFFB" w14:textId="033C77B5" w:rsidR="00A76F27" w:rsidRPr="00A76F27" w:rsidRDefault="00A76F27" w:rsidP="00A76F27">
      <w:pPr>
        <w:ind w:firstLine="720"/>
        <w:rPr>
          <w:color w:val="000000"/>
          <w:u w:val="single"/>
        </w:rPr>
      </w:pPr>
      <w:r w:rsidRPr="00A76F27">
        <w:rPr>
          <w:b/>
          <w:bCs/>
          <w:color w:val="000000"/>
          <w:u w:val="single"/>
        </w:rPr>
        <w:t>Timestamp Standardization and Error Flagging</w:t>
      </w:r>
      <w:r>
        <w:rPr>
          <w:color w:val="000000"/>
          <w:u w:val="single"/>
          <w:lang w:val="en-US"/>
        </w:rPr>
        <w:t xml:space="preserve">. </w:t>
      </w:r>
      <w:commentRangeStart w:id="175"/>
      <w:r w:rsidRPr="00A25475">
        <w:rPr>
          <w:color w:val="000000"/>
          <w:u w:val="single"/>
        </w:rPr>
        <w:t xml:space="preserve">Timestamps were first </w:t>
      </w:r>
      <w:r w:rsidRPr="00A25475">
        <w:rPr>
          <w:color w:val="000000"/>
          <w:u w:val="single"/>
          <w:lang w:val="en-US"/>
        </w:rPr>
        <w:t>transformed into a standard format</w:t>
      </w:r>
      <w:r w:rsidRPr="00295942">
        <w:rPr>
          <w:color w:val="000000"/>
        </w:rPr>
        <w:t xml:space="preserve"> </w:t>
      </w:r>
      <w:commentRangeEnd w:id="175"/>
      <w:r>
        <w:rPr>
          <w:rStyle w:val="CommentReference"/>
          <w:color w:val="000000"/>
          <w:sz w:val="24"/>
          <w:szCs w:val="24"/>
          <w:lang w:val="en-US"/>
        </w:rPr>
        <w:commentReference w:id="175"/>
      </w:r>
      <w:r>
        <w:rPr>
          <w:color w:val="000000"/>
          <w:lang w:val="en-US"/>
        </w:rPr>
        <w:t>.</w:t>
      </w:r>
      <w:r w:rsidRPr="00A25475">
        <w:rPr>
          <w:color w:val="000000"/>
          <w:u w:val="single"/>
        </w:rPr>
        <w:t xml:space="preserve">Following </w:t>
      </w:r>
      <w:r w:rsidRPr="00A25475">
        <w:rPr>
          <w:color w:val="000000"/>
          <w:u w:val="single"/>
          <w:lang w:val="en-US"/>
        </w:rPr>
        <w:t>format</w:t>
      </w:r>
      <w:r w:rsidRPr="00A25475">
        <w:rPr>
          <w:color w:val="000000"/>
          <w:u w:val="single"/>
        </w:rPr>
        <w:t xml:space="preserve"> standardization, each row was processed to </w:t>
      </w:r>
      <w:r w:rsidRPr="00A25475">
        <w:rPr>
          <w:color w:val="000000"/>
          <w:u w:val="single"/>
          <w:lang w:val="en-US"/>
        </w:rPr>
        <w:t>create appropriate punctuation formatting</w:t>
      </w:r>
      <w:r w:rsidRPr="00A25475">
        <w:rPr>
          <w:color w:val="000000"/>
          <w:u w:val="single"/>
        </w:rPr>
        <w:t>, replacing delimiters such as periods and semicolons with colons</w:t>
      </w:r>
      <w:r w:rsidRPr="00295942">
        <w:rPr>
          <w:color w:val="000000"/>
        </w:rPr>
        <w:t xml:space="preserve">. </w:t>
      </w:r>
      <w:r>
        <w:rPr>
          <w:rFonts w:hint="eastAsia"/>
          <w:color w:val="000000"/>
        </w:rPr>
        <w:t xml:space="preserve"> </w:t>
      </w:r>
      <w:r w:rsidRPr="00A25475">
        <w:rPr>
          <w:color w:val="000000"/>
          <w:u w:val="single"/>
          <w:lang w:val="en-US"/>
        </w:rPr>
        <w:t xml:space="preserve">In order to correct AM/PM confusions resulting from input errors, </w:t>
      </w:r>
      <w:r w:rsidRPr="00A25475">
        <w:rPr>
          <w:color w:val="000000"/>
          <w:u w:val="single"/>
        </w:rPr>
        <w:t xml:space="preserve">hours and minutes were then extracted, </w:t>
      </w:r>
      <w:r w:rsidRPr="00A25475">
        <w:rPr>
          <w:color w:val="000000"/>
          <w:u w:val="single"/>
          <w:lang w:val="en-US"/>
        </w:rPr>
        <w:t xml:space="preserve">and </w:t>
      </w:r>
      <w:r w:rsidRPr="00A25475">
        <w:rPr>
          <w:color w:val="000000"/>
          <w:u w:val="single"/>
        </w:rPr>
        <w:t>a further</w:t>
      </w:r>
      <w:r w:rsidRPr="00295942">
        <w:rPr>
          <w:color w:val="000000"/>
        </w:rPr>
        <w:t xml:space="preserve"> </w:t>
      </w:r>
      <w:r w:rsidRPr="00A25475">
        <w:rPr>
          <w:color w:val="000000"/>
          <w:u w:val="single"/>
        </w:rPr>
        <w:t>correction loop adjusted PM hours in 24-hour representations by subtracting 12 hours when appropriate</w:t>
      </w:r>
      <w:r w:rsidRPr="00295942">
        <w:rPr>
          <w:color w:val="000000"/>
        </w:rPr>
        <w:t xml:space="preserve">. </w:t>
      </w:r>
      <w:r w:rsidRPr="00A25475">
        <w:rPr>
          <w:color w:val="000000"/>
          <w:u w:val="single"/>
        </w:rPr>
        <w:t>Special handling was applied for evening variables,</w:t>
      </w:r>
      <w:r w:rsidRPr="00A25475">
        <w:rPr>
          <w:rStyle w:val="apple-converted-space"/>
          <w:rFonts w:eastAsiaTheme="majorEastAsia"/>
          <w:color w:val="000000"/>
          <w:u w:val="single"/>
        </w:rPr>
        <w:t> </w:t>
      </w:r>
      <w:r w:rsidRPr="00A25475">
        <w:rPr>
          <w:rStyle w:val="HTMLCode"/>
          <w:rFonts w:eastAsiaTheme="majorEastAsia"/>
          <w:color w:val="000000"/>
          <w:sz w:val="24"/>
          <w:szCs w:val="24"/>
          <w:u w:val="single"/>
        </w:rPr>
        <w:t>time_bed_am</w:t>
      </w:r>
      <w:r w:rsidRPr="00A25475">
        <w:rPr>
          <w:rStyle w:val="apple-converted-space"/>
          <w:rFonts w:eastAsiaTheme="majorEastAsia"/>
          <w:color w:val="000000"/>
          <w:u w:val="single"/>
        </w:rPr>
        <w:t> </w:t>
      </w:r>
      <w:r w:rsidRPr="00A25475">
        <w:rPr>
          <w:color w:val="000000"/>
          <w:u w:val="single"/>
        </w:rPr>
        <w:t>and</w:t>
      </w:r>
      <w:r w:rsidRPr="00A25475">
        <w:rPr>
          <w:rStyle w:val="apple-converted-space"/>
          <w:rFonts w:eastAsiaTheme="majorEastAsia"/>
          <w:color w:val="000000"/>
          <w:u w:val="single"/>
        </w:rPr>
        <w:t> </w:t>
      </w:r>
      <w:r w:rsidRPr="00A25475">
        <w:rPr>
          <w:rStyle w:val="HTMLCode"/>
          <w:rFonts w:eastAsiaTheme="majorEastAsia"/>
          <w:color w:val="000000"/>
          <w:sz w:val="24"/>
          <w:szCs w:val="24"/>
          <w:u w:val="single"/>
        </w:rPr>
        <w:t>time_sleep_am</w:t>
      </w:r>
      <w:r w:rsidRPr="00A25475">
        <w:rPr>
          <w:color w:val="000000"/>
          <w:u w:val="single"/>
        </w:rPr>
        <w:t xml:space="preserve">, </w:t>
      </w:r>
      <w:r>
        <w:rPr>
          <w:color w:val="000000"/>
          <w:u w:val="single"/>
          <w:lang w:val="en-US"/>
        </w:rPr>
        <w:t xml:space="preserve">because of frequent AM/PM entry errors made around </w:t>
      </w:r>
      <w:r w:rsidRPr="00A25475">
        <w:rPr>
          <w:color w:val="000000"/>
          <w:u w:val="single"/>
        </w:rPr>
        <w:t>midnight</w:t>
      </w:r>
      <w:r w:rsidRPr="00295942">
        <w:rPr>
          <w:color w:val="000000"/>
        </w:rPr>
        <w:t>.</w:t>
      </w:r>
      <w:r>
        <w:rPr>
          <w:color w:val="000000"/>
          <w:u w:val="single"/>
        </w:rPr>
        <w:t xml:space="preserve"> </w:t>
      </w:r>
      <w:r w:rsidRPr="00A25475">
        <w:rPr>
          <w:color w:val="000000"/>
          <w:u w:val="single"/>
        </w:rPr>
        <w:t>Additional error flags captured values exceeding valid ranges and atypical patterns</w:t>
      </w:r>
      <w:r w:rsidR="0080670E">
        <w:rPr>
          <w:rFonts w:hint="eastAsia"/>
          <w:color w:val="000000"/>
          <w:u w:val="single"/>
        </w:rPr>
        <w:t xml:space="preserve"> </w:t>
      </w:r>
      <w:r w:rsidRPr="00A25475">
        <w:rPr>
          <w:color w:val="000000"/>
          <w:u w:val="single"/>
        </w:rPr>
        <w:t>for systematic verification</w:t>
      </w:r>
      <w:r w:rsidRPr="00295942">
        <w:rPr>
          <w:color w:val="000000"/>
        </w:rPr>
        <w:t>.</w:t>
      </w:r>
    </w:p>
    <w:p w14:paraId="49D7D03C" w14:textId="757CA4A2" w:rsidR="0080670E" w:rsidRDefault="00A76F27" w:rsidP="0080670E">
      <w:pPr>
        <w:ind w:firstLine="720"/>
      </w:pPr>
      <w:r w:rsidRPr="00A76F27">
        <w:rPr>
          <w:b/>
          <w:bCs/>
        </w:rPr>
        <w:t>Initial Interval Calculation.</w:t>
      </w:r>
      <w:r w:rsidRPr="00A76F27">
        <w:t> </w:t>
      </w:r>
      <w:r w:rsidR="0080670E">
        <w:t>The process_interval function standardizes self-reported sleep duration variables (sleep onset latency and wake after sleep onset) through a hierarchical decision tree, transforming raw text entries into minute-based numerical values while maintaining a complete audit trail.</w:t>
      </w:r>
    </w:p>
    <w:p w14:paraId="2FCFA094" w14:textId="67F2B96E" w:rsidR="0080670E" w:rsidRPr="0080670E" w:rsidRDefault="0080670E" w:rsidP="0080670E">
      <w:pPr>
        <w:pStyle w:val="ListParagraph"/>
        <w:numPr>
          <w:ilvl w:val="0"/>
          <w:numId w:val="1"/>
        </w:numPr>
      </w:pPr>
      <w:r>
        <w:t>Initial Validation and Cleaning. The function first identifies invalid entries (NA, empty, or alphabetic-only) and excludes them from processing. Basic cleaning standardizes delimiters by replacing periods and semicolons with colons, and converts alphabetic placeholders (e.g., "p") to zeros.</w:t>
      </w:r>
    </w:p>
    <w:p w14:paraId="58C22862" w14:textId="37AB0865" w:rsidR="0080670E" w:rsidRDefault="0080670E" w:rsidP="0080670E">
      <w:pPr>
        <w:pStyle w:val="ListParagraph"/>
        <w:numPr>
          <w:ilvl w:val="0"/>
          <w:numId w:val="1"/>
        </w:numPr>
      </w:pPr>
      <w:r>
        <w:lastRenderedPageBreak/>
        <w:t>Three-Branch Classification. Based on colon presence and position, each entry is routed to one of three processing branches:</w:t>
      </w:r>
    </w:p>
    <w:p w14:paraId="00DC798A" w14:textId="77777777" w:rsidR="0080670E" w:rsidRDefault="0080670E" w:rsidP="0080670E">
      <w:pPr>
        <w:pStyle w:val="ListParagraph"/>
        <w:numPr>
          <w:ilvl w:val="1"/>
          <w:numId w:val="1"/>
        </w:numPr>
      </w:pPr>
      <w:r>
        <w:t>Branch 1: Standard Format (dd:dd). Entries matching "dd:dd" are evaluated for logical consistency. When hours exceed 10 and minutes equal zero, the function converts "dd:00" to "00:dd", correctly interpreting values like "90:00" as 90 minutes rather than 90 hours.</w:t>
      </w:r>
    </w:p>
    <w:p w14:paraId="31689A4C" w14:textId="77777777" w:rsidR="0080670E" w:rsidRDefault="0080670E" w:rsidP="0080670E">
      <w:pPr>
        <w:pStyle w:val="ListParagraph"/>
        <w:numPr>
          <w:ilvl w:val="1"/>
          <w:numId w:val="1"/>
        </w:numPr>
      </w:pPr>
      <w:r>
        <w:t>Branch 2: No Colon Present. Entries without colons undergo digit-count transformation: four-digit strings (e.g., "0130") receive colon insertion after the second character; "000" converts to "00:00"; two-digit entries become "00:dd"; single digits become "00:0d". Five-or-more digits and non-zero three-digit entries are flagged for manual review.</w:t>
      </w:r>
    </w:p>
    <w:p w14:paraId="62D8397E" w14:textId="0D7089F1" w:rsidR="0080670E" w:rsidRDefault="0080670E" w:rsidP="0080670E">
      <w:pPr>
        <w:pStyle w:val="ListParagraph"/>
        <w:numPr>
          <w:ilvl w:val="1"/>
          <w:numId w:val="1"/>
        </w:numPr>
      </w:pPr>
      <w:r>
        <w:t>Branch 3: Malformed Colon Format. Entries with non-standard colon placement receive pattern-specific corrections. Double-colon patterns ("d:d:dd") have extraneous colons removed. Five-character misplacements (":0000", "d:ddd", "ddd:d", "dddd:") are systematically reformatted to "dd:dd". Leading zero patterns ("0:dd:dd") have prefixes removed.</w:t>
      </w:r>
    </w:p>
    <w:p w14:paraId="69C0D3CF" w14:textId="1C228E23" w:rsidR="00A76F27" w:rsidRPr="00A76F27" w:rsidRDefault="0080670E" w:rsidP="0080670E">
      <w:pPr>
        <w:ind w:firstLine="720"/>
      </w:pPr>
      <w:r w:rsidRPr="0080670E">
        <w:rPr>
          <w:b/>
          <w:bCs/>
        </w:rPr>
        <w:t>Output Generation</w:t>
      </w:r>
      <w:r>
        <w:t>. Corrected strings are split into hour and minute components and converted to total minutes (hours × 60 + minutes). The function appends three tracking columns: minute-based value (*_mincalc), manual review flag (*_checkforerrors), and correction history (*_correctionsmade). Unresolvable records are flagged for subsequent manual inspection, ensuring data integrity while maximizing automated processing efficiency.</w:t>
      </w:r>
    </w:p>
    <w:p w14:paraId="258A90D4" w14:textId="5202D5A5" w:rsidR="00A76F27" w:rsidRPr="00A76F27" w:rsidRDefault="00A76F27" w:rsidP="00A76F27">
      <w:pPr>
        <w:ind w:firstLine="720"/>
      </w:pPr>
      <w:bookmarkStart w:id="176" w:name="OLE_LINK1"/>
      <w:r w:rsidRPr="00A76F27">
        <w:rPr>
          <w:b/>
          <w:bCs/>
        </w:rPr>
        <w:t>Automated Sequence Normalization</w:t>
      </w:r>
      <w:bookmarkEnd w:id="176"/>
      <w:r w:rsidRPr="00A76F27">
        <w:rPr>
          <w:b/>
          <w:bCs/>
        </w:rPr>
        <w:t>.</w:t>
      </w:r>
      <w:r w:rsidRPr="00A76F27">
        <w:t> Following interval calculation, the normalize_sleep_time_sequence function was implemented to address logical inconsistencies and</w:t>
      </w:r>
      <w:r>
        <w:rPr>
          <w:lang w:val="en-US"/>
        </w:rPr>
        <w:t xml:space="preserve"> cross</w:t>
      </w:r>
      <w:r w:rsidRPr="00A76F27">
        <w:t>-day ambiguities in self-reported sleep times. This function employs a two-stage decision-tree algorithm that operates exclusively on records with complete time data. The primary stage resolves AM/PM misclassifications by examining time differentials: if get-up time follows awakening by ≥12 hours, the function iteratively subtracts 12 hours from get-up time until the interval falls below 12 hours; similarly, if sleep onset follows bedtime by ≥12 hours, sleep time undergoes iterative 12-hour reduction. The secondary stage corrects minor sequencing errors using a 3-hour threshold: if adjacent time points (bed-sleep, sleep-awake, or awake-getup) are inverted with intervals &lt;3 hours, the function swaps the values. All corrections are tracked through correction_type variables, creating an auditable chain of transformations that ensures chronological order integrity while mitigating manual entry errors.</w:t>
      </w:r>
    </w:p>
    <w:p w14:paraId="4FE2ECAE" w14:textId="77777777" w:rsidR="00A76F27" w:rsidRPr="00A76F27" w:rsidRDefault="00A76F27" w:rsidP="00A76F27">
      <w:pPr>
        <w:ind w:firstLine="720"/>
      </w:pPr>
      <w:r w:rsidRPr="00A76F27">
        <w:rPr>
          <w:b/>
          <w:bCs/>
        </w:rPr>
        <w:t>Manual Correction Processing System.</w:t>
      </w:r>
      <w:r w:rsidRPr="00A76F27">
        <w:t xml:space="preserve"> Following automated normalization, we implemented a manual correction framework to address complex reporting errors that algorithmic approaches could not resolve. To ensure operational safety and transparency, we </w:t>
      </w:r>
      <w:r w:rsidRPr="00A76F27">
        <w:lastRenderedPageBreak/>
        <w:t>designed a four-layer data architecture: immutable raw data at the base, automated baseline corrections above, dedicated manual working columns for human modifications, and finally confirmed corrected values at the top. This stratification ensures reversibility and complete audit trails throughout the modification process. Correction instructions were classified into four pathways based on field completeness: (1) skip records with empty instructions; (2) parse natural language descriptions when only human-identified solutions exist; (3) apply explicit column-value corrections as priority path; (4) flag incomplete instructions as unprocessable. The system supports operations including AM/PM conversion, time alignment, hour adjustments, and column swaps, with distinct matching strategies for explicit versus descriptive instructions.</w:t>
      </w:r>
    </w:p>
    <w:p w14:paraId="4F9EBCFB" w14:textId="779C1722" w:rsidR="00A76F27" w:rsidRPr="00A76F27" w:rsidRDefault="00A76F27" w:rsidP="00A76F27">
      <w:pPr>
        <w:ind w:firstLine="720"/>
      </w:pPr>
      <w:r w:rsidRPr="00A76F27">
        <w:rPr>
          <w:b/>
          <w:bCs/>
        </w:rPr>
        <w:t>Handling of Reasonable Unusual Records.</w:t>
      </w:r>
      <w:r w:rsidRPr="00A76F27">
        <w:t> Special attention was given to clinically valid yet statistically unusual records. Records flagged as "reasonable unusual" during manual review received protected status, excluded from anomaly datasets, and preserved in dedicated output files with complete metadata. The system also validated corrected times against reported total sleep duration, flagging discrepancies exceeding 6 minutes for further review. Throughout processing, error classification followed hierarchical criteria: order violations, clinically impossible intervals (sleep onset latency or wake after sleep onset &gt;7 hours), and sleep duration exceeding 24 hours, with multiple errors receiving priority classification.</w:t>
      </w:r>
    </w:p>
    <w:p w14:paraId="17C4C6FF" w14:textId="14F434D9" w:rsidR="00A76F27" w:rsidRPr="00A76F27" w:rsidRDefault="00A76F27" w:rsidP="00A76F27">
      <w:pPr>
        <w:ind w:firstLine="720"/>
      </w:pPr>
      <w:r w:rsidRPr="00A76F27">
        <w:rPr>
          <w:b/>
          <w:bCs/>
        </w:rPr>
        <w:t>Final Sleep Variable Calculation.</w:t>
      </w:r>
      <w:r w:rsidRPr="00A76F27">
        <w:t> Upon completion of data cleaning, we derived standardized sleep parameters from the corrected. This function takes as input a dataframe containing the four core corrected time columns (bed, sleep, awake, getup) and, in conjunction with self-reported SOL and WASO durations, computes seven key sleep indicators: sleep onset latency (self_diffcalc_sol_minutes), sleep onset timestamp (self_diffcalc_sleeponset), total time attempting sleep (self_diffcalc_totaltrysleep_minutes), time in bed (self_diffcalc_timeinbed_minutes), sleep period duration (self_diffcalc_sleepperiod_minutes), total sleep time (self_diffcalc_totalsleeptime_minutes), and sleep efficiency percentage (self_diffcalc_sleepefficiency_percent). The function performs column existence validation and attaches metadata including calculation timestamps and source identifiers to the output dataframe. The accompanying verify_sleep_calculations function assesses calculation completeness, ensuring data quality for subsequent analyses.</w:t>
      </w:r>
    </w:p>
    <w:p w14:paraId="2639F605" w14:textId="77777777" w:rsidR="005D24C3" w:rsidRPr="00A76F27" w:rsidRDefault="005D24C3" w:rsidP="00A76F27"/>
    <w:sectPr w:rsidR="005D24C3" w:rsidRPr="00A76F2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5" w:author="ten Brink, Maia I." w:date="2026-02-19T19:45:00Z" w:initials="tBMI">
    <w:p w14:paraId="13F0066A" w14:textId="77777777" w:rsidR="00A76F27" w:rsidRDefault="00A76F27" w:rsidP="0092086A">
      <w:r>
        <w:rPr>
          <w:rStyle w:val="CommentReference"/>
        </w:rPr>
        <w:annotationRef/>
      </w:r>
      <w:r>
        <w:rPr>
          <w:sz w:val="20"/>
          <w:szCs w:val="20"/>
        </w:rPr>
        <w:t>Underline = level of abstraction for a methods seection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006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01D75" w16cex:dateUtc="2026-02-20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0066A" w16cid:durableId="60001D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F27C7"/>
    <w:multiLevelType w:val="hybridMultilevel"/>
    <w:tmpl w:val="E73A3482"/>
    <w:lvl w:ilvl="0" w:tplc="00D444FC">
      <w:start w:val="3"/>
      <w:numFmt w:val="bullet"/>
      <w:lvlText w:val="-"/>
      <w:lvlJc w:val="left"/>
      <w:pPr>
        <w:ind w:left="1080" w:hanging="360"/>
      </w:pPr>
      <w:rPr>
        <w:rFonts w:ascii="Calibri" w:eastAsiaTheme="minorEastAsia"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176204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n Brink, Maia I.">
    <w15:presenceInfo w15:providerId="AD" w15:userId="S::mit2120@cumc.columbia.edu::23d26fd2-97b1-4acb-a522-8f62e5a5a1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27"/>
    <w:rsid w:val="00027119"/>
    <w:rsid w:val="00087A09"/>
    <w:rsid w:val="000B789E"/>
    <w:rsid w:val="00117335"/>
    <w:rsid w:val="00133258"/>
    <w:rsid w:val="001475F0"/>
    <w:rsid w:val="001509E6"/>
    <w:rsid w:val="001713B7"/>
    <w:rsid w:val="00222284"/>
    <w:rsid w:val="0024797C"/>
    <w:rsid w:val="002C0A09"/>
    <w:rsid w:val="002D2AE3"/>
    <w:rsid w:val="002F6AE9"/>
    <w:rsid w:val="003040F0"/>
    <w:rsid w:val="00304336"/>
    <w:rsid w:val="00330E02"/>
    <w:rsid w:val="00336E82"/>
    <w:rsid w:val="0035350C"/>
    <w:rsid w:val="00374907"/>
    <w:rsid w:val="00384A24"/>
    <w:rsid w:val="003B45CE"/>
    <w:rsid w:val="003B46B9"/>
    <w:rsid w:val="003F1C98"/>
    <w:rsid w:val="00422173"/>
    <w:rsid w:val="00432DD0"/>
    <w:rsid w:val="0043373A"/>
    <w:rsid w:val="00474B29"/>
    <w:rsid w:val="004B06E8"/>
    <w:rsid w:val="004B5D09"/>
    <w:rsid w:val="004E0C7D"/>
    <w:rsid w:val="004F118D"/>
    <w:rsid w:val="005152DA"/>
    <w:rsid w:val="005155BA"/>
    <w:rsid w:val="00572337"/>
    <w:rsid w:val="00574CE4"/>
    <w:rsid w:val="00584E0B"/>
    <w:rsid w:val="005B45A4"/>
    <w:rsid w:val="005D24C3"/>
    <w:rsid w:val="005D480E"/>
    <w:rsid w:val="005E0499"/>
    <w:rsid w:val="0063740F"/>
    <w:rsid w:val="00694A17"/>
    <w:rsid w:val="006A53E0"/>
    <w:rsid w:val="006E712D"/>
    <w:rsid w:val="0080670E"/>
    <w:rsid w:val="00885027"/>
    <w:rsid w:val="008D3C9D"/>
    <w:rsid w:val="008E23B1"/>
    <w:rsid w:val="00974CA5"/>
    <w:rsid w:val="00990B2D"/>
    <w:rsid w:val="009C37E4"/>
    <w:rsid w:val="009C69F6"/>
    <w:rsid w:val="009D569B"/>
    <w:rsid w:val="009E2B0D"/>
    <w:rsid w:val="00A0133F"/>
    <w:rsid w:val="00A01EC0"/>
    <w:rsid w:val="00A35C95"/>
    <w:rsid w:val="00A42147"/>
    <w:rsid w:val="00A76F27"/>
    <w:rsid w:val="00A93070"/>
    <w:rsid w:val="00AC7578"/>
    <w:rsid w:val="00AD13D4"/>
    <w:rsid w:val="00B04EA2"/>
    <w:rsid w:val="00B20108"/>
    <w:rsid w:val="00B24275"/>
    <w:rsid w:val="00B90A9E"/>
    <w:rsid w:val="00B917B5"/>
    <w:rsid w:val="00BA0979"/>
    <w:rsid w:val="00BA6736"/>
    <w:rsid w:val="00BB0420"/>
    <w:rsid w:val="00C07B84"/>
    <w:rsid w:val="00C31D7A"/>
    <w:rsid w:val="00C44DA7"/>
    <w:rsid w:val="00CA45DE"/>
    <w:rsid w:val="00CC14E6"/>
    <w:rsid w:val="00CF3B4D"/>
    <w:rsid w:val="00D27869"/>
    <w:rsid w:val="00D54741"/>
    <w:rsid w:val="00D719FD"/>
    <w:rsid w:val="00DA0407"/>
    <w:rsid w:val="00DB248D"/>
    <w:rsid w:val="00DF5EB9"/>
    <w:rsid w:val="00EB14F4"/>
    <w:rsid w:val="00EB4459"/>
    <w:rsid w:val="00ED53D0"/>
    <w:rsid w:val="00F00762"/>
    <w:rsid w:val="00F137CB"/>
    <w:rsid w:val="00F14BF1"/>
    <w:rsid w:val="00F76C79"/>
    <w:rsid w:val="00FE40E0"/>
    <w:rsid w:val="00FF0432"/>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F59109"/>
  <w15:chartTrackingRefBased/>
  <w15:docId w15:val="{46229B01-A650-9047-8801-3663E25D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F27"/>
    <w:rPr>
      <w:rFonts w:eastAsiaTheme="majorEastAsia" w:cstheme="majorBidi"/>
      <w:color w:val="272727" w:themeColor="text1" w:themeTint="D8"/>
    </w:rPr>
  </w:style>
  <w:style w:type="paragraph" w:styleId="Title">
    <w:name w:val="Title"/>
    <w:basedOn w:val="Normal"/>
    <w:next w:val="Normal"/>
    <w:link w:val="TitleChar"/>
    <w:uiPriority w:val="10"/>
    <w:qFormat/>
    <w:rsid w:val="00A76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F27"/>
    <w:pPr>
      <w:spacing w:before="160"/>
      <w:jc w:val="center"/>
    </w:pPr>
    <w:rPr>
      <w:i/>
      <w:iCs/>
      <w:color w:val="404040" w:themeColor="text1" w:themeTint="BF"/>
    </w:rPr>
  </w:style>
  <w:style w:type="character" w:customStyle="1" w:styleId="QuoteChar">
    <w:name w:val="Quote Char"/>
    <w:basedOn w:val="DefaultParagraphFont"/>
    <w:link w:val="Quote"/>
    <w:uiPriority w:val="29"/>
    <w:rsid w:val="00A76F27"/>
    <w:rPr>
      <w:i/>
      <w:iCs/>
      <w:color w:val="404040" w:themeColor="text1" w:themeTint="BF"/>
    </w:rPr>
  </w:style>
  <w:style w:type="paragraph" w:styleId="ListParagraph">
    <w:name w:val="List Paragraph"/>
    <w:basedOn w:val="Normal"/>
    <w:uiPriority w:val="34"/>
    <w:qFormat/>
    <w:rsid w:val="00A76F27"/>
    <w:pPr>
      <w:ind w:left="720"/>
      <w:contextualSpacing/>
    </w:pPr>
  </w:style>
  <w:style w:type="character" w:styleId="IntenseEmphasis">
    <w:name w:val="Intense Emphasis"/>
    <w:basedOn w:val="DefaultParagraphFont"/>
    <w:uiPriority w:val="21"/>
    <w:qFormat/>
    <w:rsid w:val="00A76F27"/>
    <w:rPr>
      <w:i/>
      <w:iCs/>
      <w:color w:val="2F5496" w:themeColor="accent1" w:themeShade="BF"/>
    </w:rPr>
  </w:style>
  <w:style w:type="paragraph" w:styleId="IntenseQuote">
    <w:name w:val="Intense Quote"/>
    <w:basedOn w:val="Normal"/>
    <w:next w:val="Normal"/>
    <w:link w:val="IntenseQuoteChar"/>
    <w:uiPriority w:val="30"/>
    <w:qFormat/>
    <w:rsid w:val="00A76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F27"/>
    <w:rPr>
      <w:i/>
      <w:iCs/>
      <w:color w:val="2F5496" w:themeColor="accent1" w:themeShade="BF"/>
    </w:rPr>
  </w:style>
  <w:style w:type="character" w:styleId="IntenseReference">
    <w:name w:val="Intense Reference"/>
    <w:basedOn w:val="DefaultParagraphFont"/>
    <w:uiPriority w:val="32"/>
    <w:qFormat/>
    <w:rsid w:val="00A76F27"/>
    <w:rPr>
      <w:b/>
      <w:bCs/>
      <w:smallCaps/>
      <w:color w:val="2F5496" w:themeColor="accent1" w:themeShade="BF"/>
      <w:spacing w:val="5"/>
    </w:rPr>
  </w:style>
  <w:style w:type="character" w:styleId="CommentReference">
    <w:name w:val="annotation reference"/>
    <w:basedOn w:val="DefaultParagraphFont"/>
    <w:uiPriority w:val="99"/>
    <w:semiHidden/>
    <w:unhideWhenUsed/>
    <w:rsid w:val="00A76F27"/>
    <w:rPr>
      <w:sz w:val="16"/>
      <w:szCs w:val="16"/>
    </w:rPr>
  </w:style>
  <w:style w:type="character" w:styleId="HTMLCode">
    <w:name w:val="HTML Code"/>
    <w:basedOn w:val="DefaultParagraphFont"/>
    <w:uiPriority w:val="99"/>
    <w:semiHidden/>
    <w:unhideWhenUsed/>
    <w:rsid w:val="00A76F27"/>
    <w:rPr>
      <w:rFonts w:ascii="Courier New" w:eastAsia="Times New Roman" w:hAnsi="Courier New" w:cs="Courier New"/>
      <w:sz w:val="20"/>
      <w:szCs w:val="20"/>
    </w:rPr>
  </w:style>
  <w:style w:type="character" w:customStyle="1" w:styleId="apple-converted-space">
    <w:name w:val="apple-converted-space"/>
    <w:basedOn w:val="DefaultParagraphFont"/>
    <w:rsid w:val="00A76F27"/>
  </w:style>
  <w:style w:type="paragraph" w:styleId="NormalWeb">
    <w:name w:val="Normal (Web)"/>
    <w:basedOn w:val="Normal"/>
    <w:uiPriority w:val="99"/>
    <w:semiHidden/>
    <w:unhideWhenUsed/>
    <w:rsid w:val="009C69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69F6"/>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Revision">
    <w:name w:val="Revision"/>
    <w:hidden/>
    <w:uiPriority w:val="99"/>
    <w:semiHidden/>
    <w:rsid w:val="00CA45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7EA2D-7E94-714D-B039-152F2AE2376E}">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1520</Words>
  <Characters>10678</Characters>
  <Application>Microsoft Office Word</Application>
  <DocSecurity>0</DocSecurity>
  <Lines>154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821024835410</dc:creator>
  <cp:keywords/>
  <dc:description/>
  <cp:lastModifiedBy>ten Brink, Maia I.</cp:lastModifiedBy>
  <cp:revision>2</cp:revision>
  <dcterms:created xsi:type="dcterms:W3CDTF">2026-03-20T01:38:00Z</dcterms:created>
  <dcterms:modified xsi:type="dcterms:W3CDTF">2026-03-20T01:38:00Z</dcterms:modified>
</cp:coreProperties>
</file>